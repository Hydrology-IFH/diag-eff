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A9AE09" w14:textId="5C4D64E0" w:rsidR="00B4015F" w:rsidRDefault="00085E87" w:rsidP="001A4DCE">
      <w:pPr>
        <w:pStyle w:val="MStitle"/>
        <w:jc w:val="left"/>
      </w:pPr>
      <w:r>
        <w:t xml:space="preserve">Technical note: Diagnostic efficiency – </w:t>
      </w:r>
      <w:del w:id="0" w:author="anonym" w:date="2020-01-02T11:02:00Z">
        <w:r w:rsidDel="003C774C">
          <w:delText>insights into</w:delText>
        </w:r>
      </w:del>
      <w:ins w:id="1" w:author="anonym" w:date="2020-01-02T11:02:00Z">
        <w:r w:rsidR="003C774C">
          <w:t>specific evaluation of</w:t>
        </w:r>
      </w:ins>
      <w:r>
        <w:t xml:space="preserve"> model performance</w:t>
      </w:r>
      <w:r w:rsidR="009B6C66">
        <w:t xml:space="preserve"> </w:t>
      </w:r>
      <w:del w:id="2" w:author="anonym" w:date="2020-01-02T11:02:00Z">
        <w:r w:rsidR="009B6C66" w:rsidDel="003C774C">
          <w:delText>(</w:delText>
        </w:r>
        <w:r w:rsidR="00880942" w:rsidDel="003C774C">
          <w:delText>Alternative</w:delText>
        </w:r>
        <w:r w:rsidR="00220FD2" w:rsidDel="003C774C">
          <w:delText>s</w:delText>
        </w:r>
        <w:r w:rsidR="00880942" w:rsidDel="003C774C">
          <w:delText>:</w:delText>
        </w:r>
        <w:r w:rsidR="00880942" w:rsidRPr="00880942" w:rsidDel="003C774C">
          <w:delText xml:space="preserve"> </w:delText>
        </w:r>
        <w:r w:rsidR="00880942" w:rsidDel="003C774C">
          <w:delText>Diagnostic efficiency – unraveling region(s) of model deficiencies</w:delText>
        </w:r>
        <w:r w:rsidR="00220FD2" w:rsidDel="003C774C">
          <w:delText>; Diagnostic efficiency – a diagnostic approach for model evaluation</w:delText>
        </w:r>
        <w:r w:rsidR="009B6C66" w:rsidDel="003C774C">
          <w:delText>)</w:delText>
        </w:r>
      </w:del>
    </w:p>
    <w:p w14:paraId="538659D3" w14:textId="074FA9AE" w:rsidR="00B4015F" w:rsidRPr="005B7224" w:rsidRDefault="001A4DCE" w:rsidP="00450DB9">
      <w:pPr>
        <w:pStyle w:val="Authors"/>
        <w:rPr>
          <w:lang w:val="de-DE"/>
        </w:rPr>
      </w:pPr>
      <w:r w:rsidRPr="005B7224">
        <w:rPr>
          <w:lang w:val="de-DE"/>
        </w:rPr>
        <w:t>Robin Schwemmle</w:t>
      </w:r>
      <w:r w:rsidR="00B4015F" w:rsidRPr="005B7224">
        <w:rPr>
          <w:vertAlign w:val="superscript"/>
          <w:lang w:val="de-DE"/>
        </w:rPr>
        <w:t>1</w:t>
      </w:r>
      <w:r w:rsidRPr="005B7224">
        <w:rPr>
          <w:lang w:val="de-DE"/>
        </w:rPr>
        <w:t>, Dominic Demand</w:t>
      </w:r>
      <w:r w:rsidR="00B4015F" w:rsidRPr="005B7224">
        <w:rPr>
          <w:vertAlign w:val="superscript"/>
          <w:lang w:val="de-DE"/>
        </w:rPr>
        <w:t>1</w:t>
      </w:r>
      <w:r w:rsidRPr="005B7224">
        <w:rPr>
          <w:lang w:val="de-DE"/>
        </w:rPr>
        <w:t>, Markus Weiler</w:t>
      </w:r>
      <w:r w:rsidRPr="005B7224">
        <w:rPr>
          <w:vertAlign w:val="superscript"/>
          <w:lang w:val="de-DE"/>
        </w:rPr>
        <w:t>1</w:t>
      </w:r>
    </w:p>
    <w:p w14:paraId="2E9D5B39" w14:textId="32B6CFF2" w:rsidR="001A4DCE" w:rsidRPr="001A4DCE" w:rsidRDefault="00B4015F" w:rsidP="001A4DCE">
      <w:pPr>
        <w:pStyle w:val="Affiliation"/>
      </w:pPr>
      <w:r w:rsidRPr="000A1B66">
        <w:rPr>
          <w:vertAlign w:val="superscript"/>
        </w:rPr>
        <w:t>1</w:t>
      </w:r>
      <w:r w:rsidR="001A4DCE" w:rsidRPr="001A4DCE">
        <w:t xml:space="preserve">University of Freiburg, </w:t>
      </w:r>
      <w:r w:rsidR="0094512A">
        <w:t>Fac</w:t>
      </w:r>
      <w:r w:rsidR="00F4391D" w:rsidRPr="00F4391D">
        <w:t>ulty of En</w:t>
      </w:r>
      <w:r w:rsidR="00F4391D">
        <w:t>vironment and Natural Resources</w:t>
      </w:r>
      <w:r w:rsidR="001A4DCE" w:rsidRPr="001A4DCE">
        <w:t xml:space="preserve">, </w:t>
      </w:r>
      <w:r w:rsidR="007716A1">
        <w:t xml:space="preserve">Chair of </w:t>
      </w:r>
      <w:r w:rsidR="001A4DCE" w:rsidRPr="001A4DCE">
        <w:t>Hydrology,</w:t>
      </w:r>
      <w:r w:rsidR="0081037B">
        <w:t xml:space="preserve"> </w:t>
      </w:r>
      <w:r w:rsidR="001A4DCE" w:rsidRPr="001A4DCE">
        <w:t>Freiburg, Germany.</w:t>
      </w:r>
    </w:p>
    <w:p w14:paraId="4B2F3FC8" w14:textId="0270DADB" w:rsidR="000A1B66" w:rsidRDefault="000A1B66" w:rsidP="008E213F">
      <w:pPr>
        <w:pStyle w:val="Correspondence"/>
      </w:pPr>
      <w:r w:rsidRPr="000A1B66">
        <w:rPr>
          <w:i/>
        </w:rPr>
        <w:t>Correspondence to</w:t>
      </w:r>
      <w:r>
        <w:t xml:space="preserve">: </w:t>
      </w:r>
      <w:r w:rsidR="001A4DCE">
        <w:t xml:space="preserve">Robin </w:t>
      </w:r>
      <w:proofErr w:type="spellStart"/>
      <w:r w:rsidR="001A4DCE">
        <w:t>Schwemmle</w:t>
      </w:r>
      <w:proofErr w:type="spellEnd"/>
      <w:r w:rsidR="001A4DCE">
        <w:t xml:space="preserve"> </w:t>
      </w:r>
      <w:r>
        <w:t>(</w:t>
      </w:r>
      <w:r w:rsidR="001A4DCE">
        <w:t>robin.schwemmle@hydrology.uni-freiburg.de</w:t>
      </w:r>
      <w:r>
        <w:t>)</w:t>
      </w:r>
    </w:p>
    <w:p w14:paraId="6EAEC348" w14:textId="11B0B15A" w:rsidR="00C82F79" w:rsidRPr="007F5A23" w:rsidRDefault="000A1B66" w:rsidP="00B4015F">
      <w:pPr>
        <w:rPr>
          <w:szCs w:val="20"/>
        </w:rPr>
      </w:pPr>
      <w:r w:rsidRPr="007F5A23">
        <w:rPr>
          <w:b/>
          <w:szCs w:val="20"/>
        </w:rPr>
        <w:t>Abstract.</w:t>
      </w:r>
      <w:r w:rsidRPr="007F5A23">
        <w:rPr>
          <w:szCs w:val="20"/>
        </w:rPr>
        <w:t xml:space="preserve"> </w:t>
      </w:r>
      <w:r w:rsidR="0070537F" w:rsidRPr="007F5A23">
        <w:rPr>
          <w:szCs w:val="20"/>
        </w:rPr>
        <w:t xml:space="preserve">Please use only the styles of this template </w:t>
      </w:r>
      <w:r w:rsidR="00CC51D0" w:rsidRPr="007F5A23">
        <w:rPr>
          <w:szCs w:val="20"/>
        </w:rPr>
        <w:t>(</w:t>
      </w:r>
      <w:r w:rsidR="0070537F" w:rsidRPr="007F5A23">
        <w:rPr>
          <w:szCs w:val="20"/>
        </w:rPr>
        <w:t xml:space="preserve">MS title, </w:t>
      </w:r>
      <w:r w:rsidR="00CC51D0" w:rsidRPr="007F5A23">
        <w:rPr>
          <w:szCs w:val="20"/>
        </w:rPr>
        <w:t xml:space="preserve">Authors, Affiliations, Correspondence, Normal for your text, and Headings 1–3). </w:t>
      </w:r>
      <w:r w:rsidR="003A4FB4" w:rsidRPr="007F5A23">
        <w:rPr>
          <w:szCs w:val="20"/>
        </w:rPr>
        <w:t xml:space="preserve">Figure 1 uses the style Caption and Fig. 1 is placed </w:t>
      </w:r>
      <w:r w:rsidR="00E142A8" w:rsidRPr="007F5A23">
        <w:rPr>
          <w:szCs w:val="20"/>
        </w:rPr>
        <w:t>at the end of the manuscript. The same is applied to tables</w:t>
      </w:r>
      <w:r w:rsidR="0055217B" w:rsidRPr="007F5A23">
        <w:rPr>
          <w:szCs w:val="20"/>
        </w:rPr>
        <w:t xml:space="preserve"> (Aman et </w:t>
      </w:r>
      <w:r w:rsidR="00D94104" w:rsidRPr="007F5A23">
        <w:rPr>
          <w:szCs w:val="20"/>
        </w:rPr>
        <w:t xml:space="preserve">al., 2014; </w:t>
      </w:r>
      <w:proofErr w:type="spellStart"/>
      <w:r w:rsidR="00D94104" w:rsidRPr="007F5A23">
        <w:rPr>
          <w:szCs w:val="20"/>
        </w:rPr>
        <w:t>Aman</w:t>
      </w:r>
      <w:proofErr w:type="spellEnd"/>
      <w:r w:rsidR="00D94104" w:rsidRPr="007F5A23">
        <w:rPr>
          <w:szCs w:val="20"/>
        </w:rPr>
        <w:t xml:space="preserve"> and </w:t>
      </w:r>
      <w:proofErr w:type="spellStart"/>
      <w:r w:rsidR="00D94104" w:rsidRPr="007F5A23">
        <w:rPr>
          <w:szCs w:val="20"/>
        </w:rPr>
        <w:t>Bman</w:t>
      </w:r>
      <w:proofErr w:type="spellEnd"/>
      <w:r w:rsidR="00D94104" w:rsidRPr="007F5A23">
        <w:rPr>
          <w:szCs w:val="20"/>
        </w:rPr>
        <w:t>, 2015)</w:t>
      </w:r>
    </w:p>
    <w:p w14:paraId="41868303" w14:textId="3DFBE5F7" w:rsidR="00C82F79" w:rsidRPr="007F5A23" w:rsidRDefault="00C82F79" w:rsidP="00C82F79">
      <w:pPr>
        <w:pStyle w:val="berschrift1"/>
        <w:rPr>
          <w:szCs w:val="20"/>
        </w:rPr>
      </w:pPr>
      <w:r w:rsidRPr="007F5A23">
        <w:rPr>
          <w:szCs w:val="20"/>
        </w:rPr>
        <w:t xml:space="preserve">1 </w:t>
      </w:r>
      <w:r w:rsidR="001A4DCE" w:rsidRPr="007F5A23">
        <w:rPr>
          <w:szCs w:val="20"/>
        </w:rPr>
        <w:t>Introduction</w:t>
      </w:r>
    </w:p>
    <w:p w14:paraId="56D2CB67" w14:textId="58E07B00" w:rsidR="00635E89" w:rsidRPr="007F5A23" w:rsidRDefault="00635E89" w:rsidP="00635E89">
      <w:pPr>
        <w:rPr>
          <w:szCs w:val="20"/>
        </w:rPr>
      </w:pPr>
      <w:r w:rsidRPr="007F5A23">
        <w:rPr>
          <w:szCs w:val="20"/>
        </w:rPr>
        <w:t>Why do we need efficiency measures?</w:t>
      </w:r>
    </w:p>
    <w:p w14:paraId="7DD5591D" w14:textId="309F8217" w:rsidR="000B679B" w:rsidRPr="007F5A23" w:rsidRDefault="000B679B" w:rsidP="000B679B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Evaluation of model performance to quantify the prediction skill</w:t>
      </w:r>
    </w:p>
    <w:p w14:paraId="6D996408" w14:textId="5A904747" w:rsidR="000B679B" w:rsidRDefault="000B679B" w:rsidP="000B679B">
      <w:pPr>
        <w:pStyle w:val="Listenabsatz"/>
        <w:numPr>
          <w:ilvl w:val="0"/>
          <w:numId w:val="4"/>
        </w:numPr>
        <w:rPr>
          <w:ins w:id="3" w:author="anonym" w:date="2020-01-02T11:02:00Z"/>
          <w:szCs w:val="20"/>
        </w:rPr>
      </w:pPr>
      <w:r w:rsidRPr="007F5A23">
        <w:rPr>
          <w:szCs w:val="20"/>
        </w:rPr>
        <w:t>Model calibration</w:t>
      </w:r>
    </w:p>
    <w:p w14:paraId="6C0B4C60" w14:textId="2AC15618" w:rsidR="003C774C" w:rsidRPr="007F5A23" w:rsidRDefault="003C774C" w:rsidP="000B679B">
      <w:pPr>
        <w:pStyle w:val="Listenabsatz"/>
        <w:numPr>
          <w:ilvl w:val="0"/>
          <w:numId w:val="4"/>
        </w:numPr>
        <w:rPr>
          <w:szCs w:val="20"/>
        </w:rPr>
      </w:pPr>
      <w:ins w:id="4" w:author="anonym" w:date="2020-01-02T11:03:00Z">
        <w:r>
          <w:rPr>
            <w:szCs w:val="20"/>
          </w:rPr>
          <w:t>Model uncertainty</w:t>
        </w:r>
      </w:ins>
    </w:p>
    <w:p w14:paraId="217A6676" w14:textId="77777777" w:rsidR="000B679B" w:rsidRPr="007F5A23" w:rsidRDefault="000B679B" w:rsidP="000B679B">
      <w:pPr>
        <w:rPr>
          <w:szCs w:val="20"/>
        </w:rPr>
      </w:pPr>
    </w:p>
    <w:p w14:paraId="5DCE9EC1" w14:textId="23940E0A" w:rsidR="000B679B" w:rsidRPr="007F5A23" w:rsidRDefault="000B679B" w:rsidP="000B679B">
      <w:pPr>
        <w:rPr>
          <w:szCs w:val="20"/>
        </w:rPr>
      </w:pPr>
      <w:r w:rsidRPr="007F5A23">
        <w:rPr>
          <w:szCs w:val="20"/>
        </w:rPr>
        <w:t>Elaborate on well-established efficiency measures (</w:t>
      </w:r>
      <w:r w:rsidR="00E9617E">
        <w:rPr>
          <w:szCs w:val="20"/>
        </w:rPr>
        <w:fldChar w:fldCharType="begin"/>
      </w:r>
      <w:r w:rsidR="00E9617E">
        <w:rPr>
          <w:szCs w:val="20"/>
        </w:rPr>
        <w:instrText xml:space="preserve"> ADDIN EN.CITE &lt;EndNote&gt;&lt;Cite&gt;&lt;Author&gt;Schaefli&lt;/Author&gt;&lt;Year&gt;2007&lt;/Year&gt;&lt;RecNum&gt;5243&lt;/RecNum&gt;&lt;DisplayText&gt;Schaefli and Gupta, 2007&lt;/DisplayText&gt;&lt;record&gt;&lt;rec-number&gt;5243&lt;/rec-number&gt;&lt;foreign-keys&gt;&lt;key app="EN" db-id="as2xxwpxqarpfueswzaptteowpv9fxxss5pa" timestamp="1569925897"&gt;5243&lt;/key&gt;&lt;/foreign-keys&gt;&lt;ref-type name="Journal Article"&gt;17&lt;/ref-type&gt;&lt;contributors&gt;&lt;authors&gt;&lt;author&gt;Bettina Schaefli&lt;/author&gt;&lt;author&gt;Hoshin V. Gupta&lt;/author&gt;&lt;/authors&gt;&lt;/contributors&gt;&lt;titles&gt;&lt;title&gt;Do Nash values have value?&lt;/title&gt;&lt;secondary-title&gt;Hydrological Processes&lt;/secondary-title&gt;&lt;/titles&gt;&lt;periodical&gt;&lt;full-title&gt;Hydrological Processes&lt;/full-title&gt;&lt;/periodical&gt;&lt;pages&gt;2075-2080&lt;/pages&gt;&lt;volume&gt;21&lt;/volume&gt;&lt;number&gt;15&lt;/number&gt;&lt;dates&gt;&lt;year&gt;2007&lt;/year&gt;&lt;/dates&gt;&lt;urls&gt;&lt;related-urls&gt;&lt;url&gt;https://onlinelibrary.wiley.com/doi/abs/10.1002/hyp.6825&lt;/url&gt;&lt;/related-urls&gt;&lt;/urls&gt;&lt;custom1&gt;Schaefli2007&lt;/custom1&gt;&lt;electronic-resource-num&gt;10.1002/hyp.6825&lt;/electronic-resource-num&gt;&lt;/record&gt;&lt;/Cite&gt;&lt;/EndNote&gt;</w:instrText>
      </w:r>
      <w:r w:rsidR="00E9617E">
        <w:rPr>
          <w:szCs w:val="20"/>
        </w:rPr>
        <w:fldChar w:fldCharType="separate"/>
      </w:r>
      <w:r w:rsidR="00E9617E">
        <w:rPr>
          <w:noProof/>
          <w:szCs w:val="20"/>
        </w:rPr>
        <w:t>Schaefli and Gupta, 2007</w:t>
      </w:r>
      <w:r w:rsidR="00E9617E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3FB30F60" w14:textId="77777777" w:rsidR="00B75284" w:rsidRPr="007F5A23" w:rsidRDefault="00B75284" w:rsidP="000B679B">
      <w:pPr>
        <w:rPr>
          <w:szCs w:val="20"/>
        </w:rPr>
      </w:pPr>
    </w:p>
    <w:p w14:paraId="61515AEF" w14:textId="1718D0FA" w:rsidR="00B75284" w:rsidRPr="007F5A23" w:rsidRDefault="00B75284" w:rsidP="00B75284">
      <w:pPr>
        <w:rPr>
          <w:szCs w:val="20"/>
        </w:rPr>
      </w:pPr>
      <w:r w:rsidRPr="007F5A23">
        <w:rPr>
          <w:szCs w:val="20"/>
        </w:rPr>
        <w:t>KGE (</w:t>
      </w:r>
      <w:r w:rsidR="00B303DE" w:rsidRPr="007F5A23">
        <w:rPr>
          <w:szCs w:val="20"/>
        </w:rPr>
        <w:fldChar w:fldCharType="begin">
          <w:fldData xml:space="preserve">PEVuZE5vdGU+PENpdGU+PEF1dGhvcj5HdXB0YTwvQXV0aG9yPjxZZWFyPjIwMDk8L1llYXI+PFJl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</w:fldData>
        </w:fldChar>
      </w:r>
      <w:r w:rsidR="007D4686">
        <w:rPr>
          <w:szCs w:val="20"/>
        </w:rPr>
        <w:instrText xml:space="preserve"> ADDIN EN.CITE </w:instrText>
      </w:r>
      <w:r w:rsidR="007D4686">
        <w:rPr>
          <w:szCs w:val="20"/>
        </w:rPr>
        <w:fldChar w:fldCharType="begin">
          <w:fldData xml:space="preserve">PEVuZE5vdGU+PENpdGU+PEF1dGhvcj5HdXB0YTwvQXV0aG9yPjxZZWFyPjIwMDk8L1llYXI+PFJl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</w:fldData>
        </w:fldChar>
      </w:r>
      <w:r w:rsidR="007D4686">
        <w:rPr>
          <w:szCs w:val="20"/>
        </w:rPr>
        <w:instrText xml:space="preserve"> ADDIN EN.CITE.DATA </w:instrText>
      </w:r>
      <w:r w:rsidR="007D4686">
        <w:rPr>
          <w:szCs w:val="20"/>
        </w:rPr>
      </w:r>
      <w:r w:rsidR="007D4686">
        <w:rPr>
          <w:szCs w:val="20"/>
        </w:rPr>
        <w:fldChar w:fldCharType="end"/>
      </w:r>
      <w:r w:rsidR="00B303DE" w:rsidRPr="007F5A23">
        <w:rPr>
          <w:szCs w:val="20"/>
        </w:rPr>
      </w:r>
      <w:r w:rsidR="00B303DE" w:rsidRPr="007F5A23">
        <w:rPr>
          <w:szCs w:val="20"/>
        </w:rPr>
        <w:fldChar w:fldCharType="separate"/>
      </w:r>
      <w:r w:rsidR="00B303DE" w:rsidRPr="007F5A23">
        <w:rPr>
          <w:noProof/>
          <w:szCs w:val="20"/>
        </w:rPr>
        <w:t>Gupta et al., 2009;Kling et al., 2012;Pool et al., 2018</w:t>
      </w:r>
      <w:r w:rsidR="00B303DE" w:rsidRPr="007F5A23">
        <w:rPr>
          <w:szCs w:val="20"/>
        </w:rPr>
        <w:fldChar w:fldCharType="end"/>
      </w:r>
      <w:r w:rsidRPr="007F5A23">
        <w:rPr>
          <w:szCs w:val="20"/>
        </w:rPr>
        <w:t>) and NSE (</w:t>
      </w:r>
      <w:r w:rsidR="00B303DE" w:rsidRPr="007F5A23">
        <w:rPr>
          <w:szCs w:val="20"/>
        </w:rPr>
        <w:fldChar w:fldCharType="begin"/>
      </w:r>
      <w:r w:rsidR="0066662F" w:rsidRPr="007F5A23">
        <w:rPr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B303DE" w:rsidRPr="007F5A23">
        <w:rPr>
          <w:szCs w:val="20"/>
        </w:rPr>
        <w:fldChar w:fldCharType="separate"/>
      </w:r>
      <w:r w:rsidR="00B303DE" w:rsidRPr="007F5A23">
        <w:rPr>
          <w:noProof/>
          <w:szCs w:val="20"/>
        </w:rPr>
        <w:t>Nash and Sutcliffe, 1970</w:t>
      </w:r>
      <w:r w:rsidR="00B303DE" w:rsidRPr="007F5A23">
        <w:rPr>
          <w:szCs w:val="20"/>
        </w:rPr>
        <w:fldChar w:fldCharType="end"/>
      </w:r>
      <w:r w:rsidRPr="007F5A23">
        <w:rPr>
          <w:szCs w:val="20"/>
        </w:rPr>
        <w:t xml:space="preserve">) return numbers between −∞ and 1, but these numbers only provide limited insights into model </w:t>
      </w:r>
      <w:r w:rsidR="00B303DE" w:rsidRPr="007F5A23">
        <w:rPr>
          <w:szCs w:val="20"/>
        </w:rPr>
        <w:t>performance</w:t>
      </w:r>
      <w:ins w:id="5" w:author="anonym" w:date="2020-01-02T11:03:00Z">
        <w:r w:rsidR="003C774C">
          <w:rPr>
            <w:szCs w:val="20"/>
          </w:rPr>
          <w:t xml:space="preserve"> – why?</w:t>
        </w:r>
      </w:ins>
    </w:p>
    <w:p w14:paraId="122B2AC0" w14:textId="77777777" w:rsidR="004E3BE1" w:rsidRPr="007F5A23" w:rsidRDefault="004E3BE1" w:rsidP="00B75284">
      <w:pPr>
        <w:rPr>
          <w:szCs w:val="20"/>
        </w:rPr>
      </w:pPr>
    </w:p>
    <w:p w14:paraId="3F82E36B" w14:textId="6A8C6AEB" w:rsidR="004E3BE1" w:rsidRDefault="00947618" w:rsidP="00B75284">
      <w:pPr>
        <w:rPr>
          <w:ins w:id="6" w:author="anonym" w:date="2020-01-02T11:04:00Z"/>
          <w:szCs w:val="20"/>
        </w:rPr>
      </w:pPr>
      <w:r w:rsidRPr="007F5A23">
        <w:rPr>
          <w:szCs w:val="20"/>
        </w:rPr>
        <w:t>Which studies already looked at d</w:t>
      </w:r>
      <w:r w:rsidR="00F647BC" w:rsidRPr="007F5A23">
        <w:rPr>
          <w:szCs w:val="20"/>
        </w:rPr>
        <w:t xml:space="preserve">iagnostic </w:t>
      </w:r>
      <w:r w:rsidRPr="007F5A23">
        <w:rPr>
          <w:szCs w:val="20"/>
        </w:rPr>
        <w:t>measures?</w:t>
      </w:r>
      <w:r w:rsidR="00F647BC" w:rsidRPr="007F5A23">
        <w:rPr>
          <w:szCs w:val="20"/>
        </w:rPr>
        <w:t xml:space="preserve"> (</w:t>
      </w:r>
      <w:r w:rsidR="00471D71" w:rsidRPr="007F5A23">
        <w:rPr>
          <w:szCs w:val="20"/>
        </w:rPr>
        <w:fldChar w:fldCharType="begin">
          <w:fldData xml:space="preserve">PEVuZE5vdGU+PENpdGU+PEF1dGhvcj5ZaWxtYXo8L0F1dGhvcj48WWVhcj4yMDA4PC9ZZWFyPjxS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</w:fldData>
        </w:fldChar>
      </w:r>
      <w:r w:rsidR="007D4686">
        <w:rPr>
          <w:szCs w:val="20"/>
        </w:rPr>
        <w:instrText xml:space="preserve"> ADDIN EN.CITE </w:instrText>
      </w:r>
      <w:r w:rsidR="007D4686">
        <w:rPr>
          <w:szCs w:val="20"/>
        </w:rPr>
        <w:fldChar w:fldCharType="begin">
          <w:fldData xml:space="preserve">PEVuZE5vdGU+PENpdGU+PEF1dGhvcj5ZaWxtYXo8L0F1dGhvcj48WWVhcj4yMDA4PC9ZZWFyPjxS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</w:fldData>
        </w:fldChar>
      </w:r>
      <w:r w:rsidR="007D4686">
        <w:rPr>
          <w:szCs w:val="20"/>
        </w:rPr>
        <w:instrText xml:space="preserve"> ADDIN EN.CITE.DATA </w:instrText>
      </w:r>
      <w:r w:rsidR="007D4686">
        <w:rPr>
          <w:szCs w:val="20"/>
        </w:rPr>
      </w:r>
      <w:r w:rsidR="007D4686">
        <w:rPr>
          <w:szCs w:val="20"/>
        </w:rPr>
        <w:fldChar w:fldCharType="end"/>
      </w:r>
      <w:r w:rsidR="00471D71" w:rsidRPr="007F5A23">
        <w:rPr>
          <w:szCs w:val="20"/>
        </w:rPr>
      </w:r>
      <w:r w:rsidR="00471D71" w:rsidRPr="007F5A23">
        <w:rPr>
          <w:szCs w:val="20"/>
        </w:rPr>
        <w:fldChar w:fldCharType="separate"/>
      </w:r>
      <w:r w:rsidR="00471D71" w:rsidRPr="007F5A23">
        <w:rPr>
          <w:noProof/>
          <w:szCs w:val="20"/>
        </w:rPr>
        <w:t>Yilmaz et al., 2008</w:t>
      </w:r>
      <w:r w:rsidR="00471D71" w:rsidRPr="007F5A23">
        <w:rPr>
          <w:szCs w:val="20"/>
        </w:rPr>
        <w:fldChar w:fldCharType="end"/>
      </w:r>
      <w:r w:rsidR="00F647BC" w:rsidRPr="007F5A23">
        <w:rPr>
          <w:szCs w:val="20"/>
        </w:rPr>
        <w:t>)</w:t>
      </w:r>
    </w:p>
    <w:p w14:paraId="27EE9742" w14:textId="03ADD379" w:rsidR="003C774C" w:rsidRDefault="003C774C" w:rsidP="00B75284">
      <w:pPr>
        <w:rPr>
          <w:ins w:id="7" w:author="anonym" w:date="2020-01-02T11:08:00Z"/>
          <w:szCs w:val="20"/>
        </w:rPr>
      </w:pPr>
      <w:ins w:id="8" w:author="anonym" w:date="2020-01-02T11:04:00Z">
        <w:r>
          <w:rPr>
            <w:szCs w:val="20"/>
          </w:rPr>
          <w:t>Maybe we also need to discu</w:t>
        </w:r>
      </w:ins>
      <w:ins w:id="9" w:author="anonym" w:date="2020-01-02T11:05:00Z">
        <w:r>
          <w:rPr>
            <w:szCs w:val="20"/>
          </w:rPr>
          <w:t>ss the ideas of signatures? (Gupta et al., 2008)</w:t>
        </w:r>
      </w:ins>
    </w:p>
    <w:p w14:paraId="3E967457" w14:textId="4B4E2E90" w:rsidR="003C774C" w:rsidRPr="007F5A23" w:rsidRDefault="003C774C" w:rsidP="00B75284">
      <w:pPr>
        <w:rPr>
          <w:szCs w:val="20"/>
        </w:rPr>
      </w:pPr>
      <w:ins w:id="10" w:author="anonym" w:date="2020-01-02T11:08:00Z">
        <w:r>
          <w:rPr>
            <w:szCs w:val="20"/>
          </w:rPr>
          <w:t xml:space="preserve">Or other approaches that tried to use diagnostic measures (e.g. </w:t>
        </w:r>
        <w:proofErr w:type="spellStart"/>
        <w:r w:rsidRPr="003C774C">
          <w:rPr>
            <w:szCs w:val="20"/>
          </w:rPr>
          <w:t>Pechlivanidis</w:t>
        </w:r>
        <w:proofErr w:type="spellEnd"/>
        <w:r w:rsidRPr="003C774C">
          <w:rPr>
            <w:szCs w:val="20"/>
          </w:rPr>
          <w:t>, I. G., Jackson, B., &amp; McMillan, H. (2010). The use of entropy as a model diagnostic in rainfall-runoff modelling.</w:t>
        </w:r>
        <w:r>
          <w:rPr>
            <w:szCs w:val="20"/>
          </w:rPr>
          <w:t>)</w:t>
        </w:r>
      </w:ins>
    </w:p>
    <w:p w14:paraId="0B650478" w14:textId="77777777" w:rsidR="00B303DE" w:rsidRPr="007F5A23" w:rsidRDefault="00B303DE" w:rsidP="00B75284">
      <w:pPr>
        <w:rPr>
          <w:szCs w:val="20"/>
        </w:rPr>
      </w:pPr>
    </w:p>
    <w:p w14:paraId="64A6B63F" w14:textId="77777777" w:rsidR="00B303DE" w:rsidRPr="007F5A23" w:rsidRDefault="00B303DE" w:rsidP="00B303DE">
      <w:pPr>
        <w:rPr>
          <w:szCs w:val="20"/>
        </w:rPr>
      </w:pPr>
      <w:r w:rsidRPr="007F5A23">
        <w:rPr>
          <w:szCs w:val="20"/>
        </w:rPr>
        <w:t>if my model performance is bad: where do the errors come from? What processes might not be captured by the model?</w:t>
      </w:r>
    </w:p>
    <w:p w14:paraId="024CB5DC" w14:textId="77777777" w:rsidR="00B303DE" w:rsidRPr="007F5A23" w:rsidRDefault="00B303DE" w:rsidP="00B75284">
      <w:pPr>
        <w:rPr>
          <w:szCs w:val="20"/>
        </w:rPr>
      </w:pPr>
    </w:p>
    <w:p w14:paraId="2F370DC3" w14:textId="2EF01BB9" w:rsidR="00B303DE" w:rsidRPr="007F5A23" w:rsidRDefault="00B303DE" w:rsidP="00B303DE">
      <w:pPr>
        <w:rPr>
          <w:szCs w:val="20"/>
        </w:rPr>
      </w:pPr>
      <w:r w:rsidRPr="007F5A23">
        <w:rPr>
          <w:szCs w:val="20"/>
        </w:rPr>
        <w:t>Diagnosing model performance by introducing a novel efficiency measure based on flow duration curve</w:t>
      </w:r>
      <w:ins w:id="11" w:author="anonym" w:date="2020-01-02T11:09:00Z">
        <w:r w:rsidR="003C774C">
          <w:rPr>
            <w:szCs w:val="20"/>
          </w:rPr>
          <w:t xml:space="preserve"> (but we are doing more, not only FDC)</w:t>
        </w:r>
      </w:ins>
    </w:p>
    <w:p w14:paraId="69868319" w14:textId="77777777" w:rsidR="00B303DE" w:rsidRPr="007F5A23" w:rsidRDefault="00B303DE" w:rsidP="00B75284">
      <w:pPr>
        <w:rPr>
          <w:szCs w:val="20"/>
        </w:rPr>
      </w:pPr>
    </w:p>
    <w:p w14:paraId="173671AD" w14:textId="77777777" w:rsidR="00B303DE" w:rsidRDefault="00B303DE" w:rsidP="00B303DE">
      <w:pPr>
        <w:rPr>
          <w:szCs w:val="20"/>
        </w:rPr>
      </w:pPr>
      <w:r w:rsidRPr="007F5A23">
        <w:rPr>
          <w:szCs w:val="20"/>
        </w:rPr>
        <w:t>Flow duration curve covers different processes (e.g. runoff generation, storage recession)</w:t>
      </w:r>
    </w:p>
    <w:p w14:paraId="18D4B978" w14:textId="77777777" w:rsidR="0009164F" w:rsidRDefault="0009164F" w:rsidP="00B303DE">
      <w:pPr>
        <w:rPr>
          <w:szCs w:val="20"/>
        </w:rPr>
      </w:pPr>
    </w:p>
    <w:p w14:paraId="29BD0A3F" w14:textId="189E639F" w:rsidR="00B75284" w:rsidRPr="007F5A23" w:rsidRDefault="0009164F" w:rsidP="000B679B">
      <w:pPr>
        <w:rPr>
          <w:szCs w:val="20"/>
        </w:rPr>
      </w:pPr>
      <w:r>
        <w:rPr>
          <w:szCs w:val="20"/>
        </w:rPr>
        <w:t>Need for diagnostic approaches</w:t>
      </w:r>
    </w:p>
    <w:p w14:paraId="5D22EFCC" w14:textId="75FAE15F" w:rsidR="001A4DCE" w:rsidRDefault="001A4DCE" w:rsidP="001A4DCE">
      <w:pPr>
        <w:pStyle w:val="berschrift1"/>
        <w:rPr>
          <w:szCs w:val="20"/>
        </w:rPr>
      </w:pPr>
      <w:r w:rsidRPr="007F5A23">
        <w:rPr>
          <w:szCs w:val="20"/>
        </w:rPr>
        <w:t>2 Methodology</w:t>
      </w:r>
    </w:p>
    <w:p w14:paraId="645F278A" w14:textId="734E559C" w:rsidR="008F754C" w:rsidRPr="007F5A23" w:rsidRDefault="004F7853" w:rsidP="008F754C">
      <w:pPr>
        <w:rPr>
          <w:szCs w:val="20"/>
        </w:rPr>
      </w:pPr>
      <w:commentRangeStart w:id="12"/>
      <w:r>
        <w:rPr>
          <w:szCs w:val="20"/>
        </w:rPr>
        <w:t>Errors</w:t>
      </w:r>
      <w:commentRangeEnd w:id="12"/>
      <w:r w:rsidR="001D0751">
        <w:rPr>
          <w:rStyle w:val="Kommentarzeichen"/>
        </w:rPr>
        <w:commentReference w:id="12"/>
      </w:r>
      <w:r>
        <w:rPr>
          <w:szCs w:val="20"/>
        </w:rPr>
        <w:t xml:space="preserve"> in hydrological simulations may be caused by the following </w:t>
      </w:r>
      <w:r w:rsidR="00D179E0">
        <w:rPr>
          <w:szCs w:val="20"/>
        </w:rPr>
        <w:t>origins</w:t>
      </w:r>
      <w:r w:rsidR="008F754C" w:rsidRPr="007F5A23">
        <w:rPr>
          <w:szCs w:val="20"/>
        </w:rPr>
        <w:t>:</w:t>
      </w:r>
    </w:p>
    <w:p w14:paraId="317CB3A6" w14:textId="0CF020A7" w:rsidR="008F754C" w:rsidRPr="007F5A23" w:rsidRDefault="008F754C" w:rsidP="008F754C">
      <w:pPr>
        <w:pStyle w:val="Listenabsatz"/>
        <w:numPr>
          <w:ilvl w:val="0"/>
          <w:numId w:val="4"/>
        </w:numPr>
        <w:rPr>
          <w:szCs w:val="20"/>
        </w:rPr>
      </w:pPr>
      <w:commentRangeStart w:id="13"/>
      <w:r w:rsidRPr="007F5A23">
        <w:rPr>
          <w:szCs w:val="20"/>
        </w:rPr>
        <w:t>model parameters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&lt;EndNote&gt;&lt;Cite&gt;&lt;Author&gt;Wagener&lt;/Author&gt;&lt;Year&gt;2005&lt;/Year&gt;&lt;RecNum&gt;5251&lt;/RecNum&gt;&lt;DisplayText&gt;Wagener and Gupta, 2005&lt;/DisplayText&gt;&lt;record&gt;&lt;rec-number&gt;5251&lt;/rec-number&gt;&lt;foreign-keys&gt;&lt;key app="EN" db-id="as2xxwpxqarpfueswzaptteowpv9fxxss5pa" timestamp="1570723186"&gt;5251&lt;/key&gt;&lt;/foreign-keys&gt;&lt;ref-type name="Journal Article"&gt;17&lt;/ref-type&gt;&lt;contributors&gt;&lt;authors&gt;&lt;author&gt;Wagener, Thorsten&lt;/author&gt;&lt;author&gt;Gupta, Hoshin V.&lt;/author&gt;&lt;/authors&gt;&lt;/contributors&gt;&lt;titles&gt;&lt;title&gt;Model identification for hydrological forecasting under uncertainty&lt;/title&gt;&lt;secondary-title&gt;Stochastic Environmental Research and Risk Assessment&lt;/secondary-title&gt;&lt;/titles&gt;&lt;periodical&gt;&lt;full-title&gt;Stochastic Environmental Research and Risk Assessment&lt;/full-title&gt;&lt;/periodical&gt;&lt;pages&gt;378-387&lt;/pages&gt;&lt;volume&gt;19&lt;/volume&gt;&lt;number&gt;6&lt;/number&gt;&lt;dates&gt;&lt;year&gt;2005&lt;/year&gt;&lt;pub-dates&gt;&lt;date&gt;December 01&lt;/date&gt;&lt;/pub-dates&gt;&lt;/dates&gt;&lt;isbn&gt;1436-3259&lt;/isbn&gt;&lt;label&gt;Wagener2005&lt;/label&gt;&lt;work-type&gt;journal article&lt;/work-type&gt;&lt;urls&gt;&lt;related-urls&gt;&lt;url&gt;https://doi.org/10.1007/s00477-005-0006-5&lt;/url&gt;&lt;/related-urls&gt;&lt;/urls&gt;&lt;custom1&gt;Wagener2005&lt;/custom1&gt;&lt;electronic-resource-num&gt;10.1007/s00477-005-0006-5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Wagener and Gupta, 2005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1804AAF8" w14:textId="5EBEF842" w:rsidR="008F754C" w:rsidRPr="007F5A23" w:rsidRDefault="008F754C" w:rsidP="008F754C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model structure (</w:t>
      </w:r>
      <w:r w:rsidRPr="007F5A23">
        <w:rPr>
          <w:szCs w:val="20"/>
        </w:rPr>
        <w:fldChar w:fldCharType="begin">
          <w:fldData xml:space="preserve">PEVuZE5vdGU+PENpdGU+PEF1dGhvcj5DbGFyazwvQXV0aG9yPjxZZWFyPjIwMDg8L1llYXI+PFJl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</w:fldData>
        </w:fldChar>
      </w:r>
      <w:r w:rsidR="004F7853">
        <w:rPr>
          <w:szCs w:val="20"/>
        </w:rPr>
        <w:instrText xml:space="preserve"> ADDIN EN.CITE </w:instrText>
      </w:r>
      <w:r w:rsidR="004F7853">
        <w:rPr>
          <w:szCs w:val="20"/>
        </w:rPr>
        <w:fldChar w:fldCharType="begin">
          <w:fldData xml:space="preserve">PEVuZE5vdGU+PENpdGU+PEF1dGhvcj5DbGFyazwvQXV0aG9yPjxZZWFyPjIwMDg8L1llYXI+PFJl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</w:fldData>
        </w:fldChar>
      </w:r>
      <w:r w:rsidR="004F7853">
        <w:rPr>
          <w:szCs w:val="20"/>
        </w:rPr>
        <w:instrText xml:space="preserve"> ADDIN EN.CITE.DATA </w:instrText>
      </w:r>
      <w:r w:rsidR="004F7853">
        <w:rPr>
          <w:szCs w:val="20"/>
        </w:rPr>
      </w:r>
      <w:r w:rsidR="004F7853">
        <w:rPr>
          <w:szCs w:val="20"/>
        </w:rPr>
        <w:fldChar w:fldCharType="end"/>
      </w:r>
      <w:r w:rsidRPr="007F5A23">
        <w:rPr>
          <w:szCs w:val="20"/>
        </w:rPr>
      </w:r>
      <w:r w:rsidRPr="007F5A23">
        <w:rPr>
          <w:szCs w:val="20"/>
        </w:rPr>
        <w:fldChar w:fldCharType="separate"/>
      </w:r>
      <w:r w:rsidR="004F7853">
        <w:rPr>
          <w:noProof/>
          <w:szCs w:val="20"/>
        </w:rPr>
        <w:t>Clark et al., 2008;Clark et al., 2011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 xml:space="preserve">) </w:t>
      </w:r>
    </w:p>
    <w:p w14:paraId="061FA066" w14:textId="77777777" w:rsidR="008F754C" w:rsidRPr="007F5A23" w:rsidRDefault="008F754C" w:rsidP="008F754C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input data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&lt;EndNote&gt;&lt;Cite&gt;&lt;Author&gt;Yatheendradas&lt;/Author&gt;&lt;Year&gt;2008&lt;/Year&gt;&lt;RecNum&gt;5253&lt;/RecNum&gt;&lt;DisplayText&gt;Yatheendradas et al., 2008&lt;/DisplayText&gt;&lt;record&gt;&lt;rec-number&gt;5253&lt;/rec-number&gt;&lt;foreign-keys&gt;&lt;key app="EN" db-id="as2xxwpxqarpfueswzaptteowpv9fxxss5pa" timestamp="1570801485"&gt;5253&lt;/key&gt;&lt;/foreign-keys&gt;&lt;ref-type name="Journal Article"&gt;17&lt;/ref-type&gt;&lt;contributors&gt;&lt;authors&gt;&lt;author&gt;Yatheendradas, Soni&lt;/author&gt;&lt;author&gt;Wagener, Thorsten&lt;/author&gt;&lt;author&gt;Gupta, Hoshin&lt;/author&gt;&lt;author&gt;Unkrich, Carl&lt;/author&gt;&lt;author&gt;Goodrich, David&lt;/author&gt;&lt;author&gt;Schaffner, Mike&lt;/author&gt;&lt;author&gt;Stewart, Anne&lt;/author&gt;&lt;/authors&gt;&lt;/contributors&gt;&lt;titles&gt;&lt;title&gt;Understanding uncertainty in distributed flash flood forecasting for semiarid regions&lt;/title&gt;&lt;secondary-title&gt;Water Resources Research&lt;/secondary-title&gt;&lt;/titles&gt;&lt;periodical&gt;&lt;full-title&gt;Water Resources Research&lt;/full-title&gt;&lt;/periodical&gt;&lt;volume&gt;44&lt;/volume&gt;&lt;number&gt;5&lt;/number&gt;&lt;dates&gt;&lt;year&gt;2008&lt;/year&gt;&lt;/dates&gt;&lt;isbn&gt;0043-1397&lt;/isbn&gt;&lt;urls&gt;&lt;related-urls&gt;&lt;url&gt;https://agupubs.onlinelibrary.wiley.com/doi/abs/10.1029/2007WR005940&lt;/url&gt;&lt;/related-urls&gt;&lt;/urls&gt;&lt;custom1&gt;Yatheendradas2008&lt;/custom1&gt;&lt;electronic-resource-num&gt;10.1029/2007wr005940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Yatheendradas et al., 2008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52DAFAFD" w14:textId="0396C9DA" w:rsidR="00BB257E" w:rsidRDefault="008F754C" w:rsidP="00BB257E">
      <w:pPr>
        <w:pStyle w:val="Listenabsatz"/>
        <w:numPr>
          <w:ilvl w:val="0"/>
          <w:numId w:val="4"/>
        </w:numPr>
        <w:rPr>
          <w:ins w:id="14" w:author="anonym" w:date="2020-01-02T11:14:00Z"/>
          <w:szCs w:val="20"/>
        </w:rPr>
      </w:pPr>
      <w:r w:rsidRPr="007F5A23">
        <w:rPr>
          <w:szCs w:val="20"/>
        </w:rPr>
        <w:t>uncertainties in observations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&lt;EndNote&gt;&lt;Cite&gt;&lt;Author&gt;Coxon&lt;/Author&gt;&lt;Year&gt;2015&lt;/Year&gt;&lt;RecNum&gt;5254&lt;/RecNum&gt;&lt;DisplayText&gt;Coxon et al., 2015&lt;/DisplayText&gt;&lt;record&gt;&lt;rec-number&gt;5254&lt;/rec-number&gt;&lt;foreign-keys&gt;&lt;key app="EN" db-id="as2xxwpxqarpfueswzaptteowpv9fxxss5pa" timestamp="1570801818"&gt;5254&lt;/key&gt;&lt;/foreign-keys&gt;&lt;ref-type name="Journal Article"&gt;17&lt;/ref-type&gt;&lt;contributors&gt;&lt;authors&gt;&lt;author&gt;Coxon, G.&lt;/author&gt;&lt;author&gt;Freer, J.&lt;/author&gt;&lt;author&gt;Westerberg, I. K.&lt;/author&gt;&lt;author&gt;Wagener, T.&lt;/author&gt;&lt;author&gt;Woods, R.&lt;/author&gt;&lt;author&gt;Smith, P. J.&lt;/author&gt;&lt;/authors&gt;&lt;/contributors&gt;&lt;titles&gt;&lt;title&gt;A novel framework for discharge uncertainty quantification applied to 500 UK gauging stations&lt;/title&gt;&lt;secondary-title&gt;Water Resources Research&lt;/secondary-title&gt;&lt;/titles&gt;&lt;periodical&gt;&lt;full-title&gt;Water Resources Research&lt;/full-title&gt;&lt;/periodical&gt;&lt;pages&gt;5531-5546&lt;/pages&gt;&lt;volume&gt;51&lt;/volume&gt;&lt;number&gt;7&lt;/number&gt;&lt;dates&gt;&lt;year&gt;2015&lt;/year&gt;&lt;/dates&gt;&lt;isbn&gt;0043-1397&lt;/isbn&gt;&lt;urls&gt;&lt;related-urls&gt;&lt;url&gt;https://agupubs.onlinelibrary.wiley.com/doi/abs/10.1002/2014WR016532&lt;/url&gt;&lt;/related-urls&gt;&lt;/urls&gt;&lt;custom1&gt;Coxon2015&lt;/custom1&gt;&lt;electronic-resource-num&gt;10.1002/2014wr016532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Coxon et al., 2015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  <w:commentRangeEnd w:id="13"/>
      <w:r w:rsidR="003C774C">
        <w:rPr>
          <w:rStyle w:val="Kommentarzeichen"/>
          <w:rFonts w:eastAsia="SimSun"/>
          <w:lang w:eastAsia="en-GB"/>
        </w:rPr>
        <w:commentReference w:id="13"/>
      </w:r>
    </w:p>
    <w:p w14:paraId="4ACA6BEA" w14:textId="099284AE" w:rsidR="00A45A94" w:rsidRPr="00E56F7D" w:rsidRDefault="00A45A94" w:rsidP="00BB257E">
      <w:pPr>
        <w:pStyle w:val="Listenabsatz"/>
        <w:numPr>
          <w:ilvl w:val="0"/>
          <w:numId w:val="4"/>
        </w:numPr>
        <w:rPr>
          <w:szCs w:val="20"/>
        </w:rPr>
      </w:pPr>
      <w:ins w:id="15" w:author="anonym" w:date="2020-01-02T11:14:00Z">
        <w:r>
          <w:rPr>
            <w:szCs w:val="20"/>
          </w:rPr>
          <w:t>initial and boundary conditions</w:t>
        </w:r>
      </w:ins>
    </w:p>
    <w:p w14:paraId="2EEC958D" w14:textId="35554462" w:rsidR="008F754C" w:rsidRDefault="00B105C5" w:rsidP="00C05599">
      <w:pPr>
        <w:rPr>
          <w:szCs w:val="20"/>
        </w:rPr>
      </w:pPr>
      <w:r>
        <w:rPr>
          <w:szCs w:val="20"/>
        </w:rPr>
        <w:t>In general, t</w:t>
      </w:r>
      <w:r w:rsidR="00F670B3">
        <w:rPr>
          <w:szCs w:val="20"/>
        </w:rPr>
        <w:t xml:space="preserve">he quality of observations </w:t>
      </w:r>
      <w:r>
        <w:rPr>
          <w:szCs w:val="20"/>
        </w:rPr>
        <w:t>s</w:t>
      </w:r>
      <w:r w:rsidR="004E31F0">
        <w:rPr>
          <w:szCs w:val="20"/>
        </w:rPr>
        <w:t xml:space="preserve">hould be </w:t>
      </w:r>
      <w:r>
        <w:rPr>
          <w:szCs w:val="20"/>
        </w:rPr>
        <w:t xml:space="preserve">verified before simulations </w:t>
      </w:r>
      <w:r w:rsidRPr="007F5A23">
        <w:rPr>
          <w:szCs w:val="20"/>
        </w:rPr>
        <w:t>are compared to</w:t>
      </w:r>
      <w:r w:rsidR="00F92442">
        <w:rPr>
          <w:szCs w:val="20"/>
        </w:rPr>
        <w:t xml:space="preserve">. </w:t>
      </w:r>
      <w:r w:rsidR="004E31F0">
        <w:rPr>
          <w:szCs w:val="20"/>
        </w:rPr>
        <w:t>Observations which accuracy is not sufficient enough should not be considered for model evaluation.</w:t>
      </w:r>
      <w:r w:rsidR="00D179E0">
        <w:rPr>
          <w:szCs w:val="20"/>
        </w:rPr>
        <w:t xml:space="preserve"> </w:t>
      </w:r>
      <w:r w:rsidR="00373A78">
        <w:rPr>
          <w:szCs w:val="20"/>
        </w:rPr>
        <w:t>In order to reveal the</w:t>
      </w:r>
      <w:r w:rsidR="006445DC">
        <w:rPr>
          <w:szCs w:val="20"/>
        </w:rPr>
        <w:t xml:space="preserve"> o</w:t>
      </w:r>
      <w:r w:rsidR="00373A78">
        <w:rPr>
          <w:szCs w:val="20"/>
        </w:rPr>
        <w:t>rigin of the errors</w:t>
      </w:r>
      <w:r w:rsidR="006445DC">
        <w:rPr>
          <w:szCs w:val="20"/>
        </w:rPr>
        <w:t xml:space="preserve"> </w:t>
      </w:r>
      <w:r w:rsidR="00D179E0">
        <w:rPr>
          <w:szCs w:val="20"/>
        </w:rPr>
        <w:t>we</w:t>
      </w:r>
      <w:r w:rsidR="00F92442">
        <w:rPr>
          <w:szCs w:val="20"/>
        </w:rPr>
        <w:t xml:space="preserve"> define three error types which</w:t>
      </w:r>
      <w:r w:rsidR="006445DC">
        <w:rPr>
          <w:szCs w:val="20"/>
        </w:rPr>
        <w:t xml:space="preserve"> the </w:t>
      </w:r>
      <w:del w:id="16" w:author="anonym" w:date="2020-01-02T11:15:00Z">
        <w:r w:rsidR="00BB257E" w:rsidDel="00A45A94">
          <w:rPr>
            <w:szCs w:val="20"/>
          </w:rPr>
          <w:delText xml:space="preserve">the </w:delText>
        </w:r>
      </w:del>
      <w:r w:rsidR="00BB257E">
        <w:rPr>
          <w:szCs w:val="20"/>
        </w:rPr>
        <w:t xml:space="preserve">upper three </w:t>
      </w:r>
      <w:commentRangeStart w:id="17"/>
      <w:commentRangeStart w:id="18"/>
      <w:r w:rsidR="00BB257E">
        <w:rPr>
          <w:szCs w:val="20"/>
        </w:rPr>
        <w:t xml:space="preserve">error origins in the </w:t>
      </w:r>
      <w:proofErr w:type="gramStart"/>
      <w:r w:rsidR="00BB257E">
        <w:rPr>
          <w:szCs w:val="20"/>
        </w:rPr>
        <w:t>above mentioned</w:t>
      </w:r>
      <w:proofErr w:type="gramEnd"/>
      <w:r w:rsidR="00BB257E">
        <w:rPr>
          <w:szCs w:val="20"/>
        </w:rPr>
        <w:t xml:space="preserve"> list</w:t>
      </w:r>
      <w:r w:rsidR="00F92442">
        <w:rPr>
          <w:szCs w:val="20"/>
        </w:rPr>
        <w:t xml:space="preserve"> </w:t>
      </w:r>
      <w:r w:rsidR="00D179E0">
        <w:rPr>
          <w:szCs w:val="20"/>
        </w:rPr>
        <w:t>may</w:t>
      </w:r>
      <w:r w:rsidR="00F92442">
        <w:rPr>
          <w:szCs w:val="20"/>
        </w:rPr>
        <w:t xml:space="preserve"> be </w:t>
      </w:r>
      <w:r w:rsidR="00D179E0">
        <w:rPr>
          <w:szCs w:val="20"/>
        </w:rPr>
        <w:t>li</w:t>
      </w:r>
      <w:r w:rsidR="00BB257E">
        <w:rPr>
          <w:szCs w:val="20"/>
        </w:rPr>
        <w:t>nked to</w:t>
      </w:r>
      <w:commentRangeEnd w:id="17"/>
      <w:r w:rsidR="00A45A94">
        <w:rPr>
          <w:rStyle w:val="Kommentarzeichen"/>
        </w:rPr>
        <w:commentReference w:id="17"/>
      </w:r>
      <w:commentRangeEnd w:id="18"/>
      <w:r w:rsidR="00E80448">
        <w:rPr>
          <w:rStyle w:val="Kommentarzeichen"/>
        </w:rPr>
        <w:commentReference w:id="18"/>
      </w:r>
      <w:r w:rsidR="00F92442">
        <w:rPr>
          <w:szCs w:val="20"/>
        </w:rPr>
        <w:t>:</w:t>
      </w:r>
    </w:p>
    <w:p w14:paraId="42C4C0A7" w14:textId="674DCE46" w:rsidR="00F92442" w:rsidRDefault="00F92442" w:rsidP="00F92442">
      <w:pPr>
        <w:pStyle w:val="Listenabsatz"/>
        <w:numPr>
          <w:ilvl w:val="0"/>
          <w:numId w:val="4"/>
        </w:numPr>
        <w:rPr>
          <w:szCs w:val="20"/>
        </w:rPr>
      </w:pPr>
      <w:r>
        <w:rPr>
          <w:szCs w:val="20"/>
        </w:rPr>
        <w:t>constant error</w:t>
      </w:r>
      <w:ins w:id="19" w:author="robin" w:date="2020-01-02T13:02:00Z">
        <w:r w:rsidR="00632C01">
          <w:rPr>
            <w:szCs w:val="20"/>
          </w:rPr>
          <w:t xml:space="preserve"> (e.g. caused by </w:t>
        </w:r>
      </w:ins>
      <w:ins w:id="20" w:author="robin" w:date="2020-01-02T13:03:00Z">
        <w:r w:rsidR="00632C01">
          <w:rPr>
            <w:szCs w:val="20"/>
          </w:rPr>
          <w:t>consistently overestimated precipitation data</w:t>
        </w:r>
      </w:ins>
      <w:ins w:id="21" w:author="robin" w:date="2020-01-02T13:02:00Z">
        <w:r w:rsidR="00632C01">
          <w:rPr>
            <w:szCs w:val="20"/>
          </w:rPr>
          <w:t>)</w:t>
        </w:r>
      </w:ins>
    </w:p>
    <w:p w14:paraId="0FE9D41C" w14:textId="390A1DB2" w:rsidR="00F92442" w:rsidRDefault="00F92442" w:rsidP="00F92442">
      <w:pPr>
        <w:pStyle w:val="Listenabsatz"/>
        <w:numPr>
          <w:ilvl w:val="0"/>
          <w:numId w:val="4"/>
        </w:numPr>
        <w:rPr>
          <w:szCs w:val="20"/>
        </w:rPr>
      </w:pPr>
      <w:r>
        <w:rPr>
          <w:szCs w:val="20"/>
        </w:rPr>
        <w:t>dynamic error</w:t>
      </w:r>
      <w:ins w:id="22" w:author="robin" w:date="2020-01-02T13:03:00Z">
        <w:r w:rsidR="00632C01">
          <w:rPr>
            <w:szCs w:val="20"/>
          </w:rPr>
          <w:t xml:space="preserve"> (e.g. caused by </w:t>
        </w:r>
      </w:ins>
      <w:ins w:id="23" w:author="robin" w:date="2020-01-02T13:04:00Z">
        <w:r w:rsidR="008B62B4">
          <w:rPr>
            <w:szCs w:val="20"/>
          </w:rPr>
          <w:t>storage routine</w:t>
        </w:r>
      </w:ins>
      <w:ins w:id="24" w:author="robin" w:date="2020-01-02T13:03:00Z">
        <w:r w:rsidR="00632C01">
          <w:rPr>
            <w:szCs w:val="20"/>
          </w:rPr>
          <w:t>)</w:t>
        </w:r>
      </w:ins>
    </w:p>
    <w:p w14:paraId="35EE0886" w14:textId="6506210D" w:rsidR="004C2E58" w:rsidRPr="001C31F6" w:rsidRDefault="00F92442" w:rsidP="001C31F6">
      <w:pPr>
        <w:pStyle w:val="Listenabsatz"/>
        <w:numPr>
          <w:ilvl w:val="0"/>
          <w:numId w:val="4"/>
        </w:numPr>
        <w:rPr>
          <w:szCs w:val="20"/>
        </w:rPr>
      </w:pPr>
      <w:r>
        <w:rPr>
          <w:szCs w:val="20"/>
        </w:rPr>
        <w:t>timing error</w:t>
      </w:r>
      <w:ins w:id="25" w:author="robin" w:date="2020-01-02T13:04:00Z">
        <w:r w:rsidR="008B62B4">
          <w:rPr>
            <w:szCs w:val="20"/>
          </w:rPr>
          <w:t xml:space="preserve"> (e.g. caused by </w:t>
        </w:r>
      </w:ins>
      <w:ins w:id="26" w:author="robin" w:date="2020-01-02T13:05:00Z">
        <w:r w:rsidR="008B62B4">
          <w:rPr>
            <w:szCs w:val="20"/>
          </w:rPr>
          <w:t>model parameters</w:t>
        </w:r>
      </w:ins>
      <w:ins w:id="27" w:author="robin" w:date="2020-01-02T13:04:00Z">
        <w:r w:rsidR="008B62B4">
          <w:rPr>
            <w:szCs w:val="20"/>
          </w:rPr>
          <w:t>)</w:t>
        </w:r>
      </w:ins>
    </w:p>
    <w:p w14:paraId="755AF297" w14:textId="3EFCE749" w:rsidR="00C66E70" w:rsidRDefault="00F84582" w:rsidP="00C05599">
      <w:pPr>
        <w:rPr>
          <w:szCs w:val="20"/>
        </w:rPr>
      </w:pPr>
      <w:r>
        <w:rPr>
          <w:szCs w:val="20"/>
        </w:rPr>
        <w:t>In order t</w:t>
      </w:r>
      <w:r w:rsidR="0009164F">
        <w:rPr>
          <w:szCs w:val="20"/>
        </w:rPr>
        <w:t>o contribute to existing diagnostic evaluation approaches</w:t>
      </w:r>
      <w:r w:rsidR="00FE0583" w:rsidRPr="007F5A23">
        <w:rPr>
          <w:szCs w:val="20"/>
        </w:rPr>
        <w:t xml:space="preserve"> we introduce the </w:t>
      </w:r>
      <w:r w:rsidR="00C66E70">
        <w:rPr>
          <w:szCs w:val="20"/>
        </w:rPr>
        <w:t xml:space="preserve">non-normalized </w:t>
      </w:r>
      <w:r w:rsidR="00534DD5" w:rsidRPr="007F5A23">
        <w:rPr>
          <w:szCs w:val="20"/>
        </w:rPr>
        <w:t>Diagnostic efficiency (</w:t>
      </w:r>
      <w:proofErr w:type="spellStart"/>
      <w:r w:rsidR="00534DD5" w:rsidRPr="00C66E70">
        <w:rPr>
          <w:i/>
          <w:szCs w:val="20"/>
        </w:rPr>
        <w:t>DE</w:t>
      </w:r>
      <w:r w:rsidR="00C66E70" w:rsidRPr="00C66E70">
        <w:rPr>
          <w:i/>
          <w:szCs w:val="20"/>
          <w:vertAlign w:val="subscript"/>
        </w:rPr>
        <w:t>nn</w:t>
      </w:r>
      <w:proofErr w:type="spellEnd"/>
      <w:r w:rsidR="00FE0583" w:rsidRPr="007F5A23">
        <w:rPr>
          <w:szCs w:val="20"/>
        </w:rPr>
        <w:t>, Eq. (1)</w:t>
      </w:r>
      <w:r w:rsidR="00534DD5" w:rsidRPr="007F5A23">
        <w:rPr>
          <w:szCs w:val="20"/>
        </w:rPr>
        <w:t>)</w:t>
      </w:r>
      <w:r w:rsidR="00C66E70">
        <w:rPr>
          <w:szCs w:val="20"/>
        </w:rPr>
        <w:t>:</w:t>
      </w:r>
    </w:p>
    <w:p w14:paraId="1C2B4357" w14:textId="0D97C029" w:rsidR="00C66E70" w:rsidRDefault="00186073" w:rsidP="00C66E70">
      <w:pPr>
        <w:spacing w:before="120" w:after="1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Cs w:val="20"/>
              </w:rPr>
              <m:t>nn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rel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r w:rsidR="00C66E70" w:rsidRPr="007F5A23">
        <w:rPr>
          <w:szCs w:val="20"/>
        </w:rPr>
        <w:t>,</w:t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>
        <w:rPr>
          <w:szCs w:val="20"/>
        </w:rPr>
        <w:t xml:space="preserve"> (1</w:t>
      </w:r>
      <w:r w:rsidR="00C66E70" w:rsidRPr="007F5A23">
        <w:rPr>
          <w:szCs w:val="20"/>
        </w:rPr>
        <w:t>)</w:t>
      </w:r>
    </w:p>
    <w:p w14:paraId="1F205A7E" w14:textId="4E66BA35" w:rsidR="008F0FCF" w:rsidRDefault="00C66E70" w:rsidP="00C05599">
      <w:pPr>
        <w:rPr>
          <w:szCs w:val="20"/>
        </w:rPr>
      </w:pPr>
      <w:r>
        <w:rPr>
          <w:szCs w:val="20"/>
        </w:rPr>
        <w:t xml:space="preserve">where </w:t>
      </w: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</m:oMath>
      <w:r>
        <w:rPr>
          <w:szCs w:val="20"/>
        </w:rPr>
        <w:t xml:space="preserve"> is </w:t>
      </w:r>
      <w:r w:rsidR="001138C7">
        <w:rPr>
          <w:szCs w:val="20"/>
        </w:rPr>
        <w:t xml:space="preserve">a measure for constant error, </w:t>
      </w:r>
      <w:r w:rsidR="00762071" w:rsidRPr="00024E16">
        <w:rPr>
          <w:i/>
          <w:szCs w:val="20"/>
        </w:rPr>
        <w:t>|B</w:t>
      </w:r>
      <w:r w:rsidR="00762071" w:rsidRPr="00024E16">
        <w:rPr>
          <w:i/>
          <w:szCs w:val="20"/>
          <w:vertAlign w:val="subscript"/>
        </w:rPr>
        <w:t>area</w:t>
      </w:r>
      <w:r w:rsidR="00762071" w:rsidRPr="00024E16">
        <w:rPr>
          <w:i/>
          <w:szCs w:val="20"/>
        </w:rPr>
        <w:t>|</w:t>
      </w:r>
      <w:r w:rsidR="00762071">
        <w:rPr>
          <w:i/>
          <w:szCs w:val="20"/>
        </w:rPr>
        <w:t xml:space="preserve"> </w:t>
      </w:r>
      <w:r w:rsidR="001138C7">
        <w:rPr>
          <w:szCs w:val="20"/>
        </w:rPr>
        <w:t xml:space="preserve">for dynamic error, and </w:t>
      </w:r>
      <w:r w:rsidR="001138C7" w:rsidRPr="001138C7">
        <w:rPr>
          <w:i/>
          <w:szCs w:val="20"/>
        </w:rPr>
        <w:t>r</w:t>
      </w:r>
      <w:r w:rsidR="001138C7">
        <w:rPr>
          <w:i/>
          <w:szCs w:val="20"/>
        </w:rPr>
        <w:t xml:space="preserve"> </w:t>
      </w:r>
      <w:r w:rsidR="001138C7">
        <w:rPr>
          <w:szCs w:val="20"/>
        </w:rPr>
        <w:t>for timing error</w:t>
      </w:r>
      <w:r w:rsidR="00BB257E">
        <w:rPr>
          <w:szCs w:val="20"/>
        </w:rPr>
        <w:t>.</w:t>
      </w:r>
      <w:r w:rsidR="00A95ED9">
        <w:rPr>
          <w:szCs w:val="20"/>
        </w:rPr>
        <w:t xml:space="preserve"> Similar to </w:t>
      </w:r>
      <w:r w:rsidR="00A95ED9" w:rsidRPr="00AF08E9">
        <w:rPr>
          <w:i/>
          <w:szCs w:val="20"/>
        </w:rPr>
        <w:t>NSE</w:t>
      </w:r>
      <w:r w:rsidR="00A95ED9">
        <w:rPr>
          <w:szCs w:val="20"/>
        </w:rPr>
        <w:t xml:space="preserve"> and </w:t>
      </w:r>
      <w:r w:rsidR="00A95ED9" w:rsidRPr="00AF08E9">
        <w:rPr>
          <w:i/>
          <w:szCs w:val="20"/>
        </w:rPr>
        <w:t>KGE</w:t>
      </w:r>
      <w:r w:rsidR="00A95ED9">
        <w:rPr>
          <w:szCs w:val="20"/>
        </w:rPr>
        <w:t>,</w:t>
      </w:r>
      <w:r w:rsidR="0033062C">
        <w:rPr>
          <w:szCs w:val="20"/>
        </w:rPr>
        <w:t xml:space="preserve"> </w:t>
      </w:r>
      <w:r w:rsidR="0033062C" w:rsidRPr="00AF08E9">
        <w:rPr>
          <w:i/>
          <w:szCs w:val="20"/>
        </w:rPr>
        <w:t xml:space="preserve">DE </w:t>
      </w:r>
      <w:r w:rsidR="0033062C">
        <w:rPr>
          <w:szCs w:val="20"/>
        </w:rPr>
        <w:t>ranges from 1 to -</w:t>
      </w:r>
      <w:r w:rsidR="00162BFB">
        <w:rPr>
          <w:szCs w:val="20"/>
        </w:rPr>
        <w:sym w:font="Symbol" w:char="F0A5"/>
      </w:r>
      <w:r w:rsidR="0033062C">
        <w:rPr>
          <w:szCs w:val="20"/>
        </w:rPr>
        <w:t>.</w:t>
      </w:r>
      <w:r w:rsidR="00A95ED9">
        <w:rPr>
          <w:szCs w:val="20"/>
        </w:rPr>
        <w:t xml:space="preserve"> </w:t>
      </w:r>
      <w:r w:rsidR="00A95ED9" w:rsidRPr="00762071">
        <w:rPr>
          <w:i/>
          <w:szCs w:val="20"/>
        </w:rPr>
        <w:t xml:space="preserve">DE </w:t>
      </w:r>
      <w:r w:rsidR="00A95ED9">
        <w:rPr>
          <w:szCs w:val="20"/>
        </w:rPr>
        <w:t xml:space="preserve">= 1 </w:t>
      </w:r>
      <w:r w:rsidR="0033062C">
        <w:rPr>
          <w:szCs w:val="20"/>
        </w:rPr>
        <w:t>indicates perfect agreement between simulations and observations</w:t>
      </w:r>
      <w:r w:rsidR="000F63C7">
        <w:rPr>
          <w:szCs w:val="20"/>
        </w:rPr>
        <w:t>.</w:t>
      </w:r>
    </w:p>
    <w:p w14:paraId="1373D387" w14:textId="6DA6D291" w:rsidR="00194C19" w:rsidRPr="007F5A23" w:rsidRDefault="0084451C" w:rsidP="00C05599">
      <w:pPr>
        <w:rPr>
          <w:szCs w:val="20"/>
        </w:rPr>
      </w:pPr>
      <w:proofErr w:type="gramStart"/>
      <w:r w:rsidRPr="007F5A23">
        <w:rPr>
          <w:szCs w:val="20"/>
        </w:rPr>
        <w:t>First</w:t>
      </w:r>
      <w:proofErr w:type="gramEnd"/>
      <w:r w:rsidRPr="007F5A23">
        <w:rPr>
          <w:szCs w:val="20"/>
        </w:rPr>
        <w:t xml:space="preserve"> we introduce the three components which build up </w:t>
      </w:r>
      <w:r w:rsidR="00BB257E" w:rsidRPr="00B31D12">
        <w:rPr>
          <w:i/>
          <w:szCs w:val="20"/>
        </w:rPr>
        <w:t>DE</w:t>
      </w:r>
      <w:r w:rsidRPr="007F5A23">
        <w:rPr>
          <w:szCs w:val="20"/>
        </w:rPr>
        <w:t>.</w:t>
      </w:r>
      <w:r w:rsidR="000F63C7">
        <w:rPr>
          <w:szCs w:val="20"/>
        </w:rPr>
        <w:t xml:space="preserve"> The first two components</w:t>
      </w:r>
      <w:r w:rsidRPr="007F5A23">
        <w:rPr>
          <w:szCs w:val="20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</m:oMath>
      <w:r w:rsidR="000F63C7">
        <w:rPr>
          <w:szCs w:val="20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area</m:t>
                </m:r>
              </m:sub>
            </m:sSub>
          </m:e>
        </m:d>
      </m:oMath>
      <w:r w:rsidR="000F63C7">
        <w:rPr>
          <w:szCs w:val="20"/>
        </w:rPr>
        <w:t xml:space="preserve"> </w:t>
      </w:r>
      <w:r w:rsidR="00C85E7F" w:rsidRPr="007F5A23">
        <w:rPr>
          <w:szCs w:val="20"/>
        </w:rPr>
        <w:t xml:space="preserve">are </w:t>
      </w:r>
      <w:del w:id="28" w:author="anonym" w:date="2020-01-02T11:16:00Z">
        <w:r w:rsidR="00C85E7F" w:rsidRPr="007F5A23" w:rsidDel="00A45A94">
          <w:rPr>
            <w:szCs w:val="20"/>
          </w:rPr>
          <w:delText xml:space="preserve">entirely </w:delText>
        </w:r>
      </w:del>
      <w:r w:rsidR="00C85E7F" w:rsidRPr="007F5A23">
        <w:rPr>
          <w:szCs w:val="20"/>
        </w:rPr>
        <w:t>based on the flow duration curve</w:t>
      </w:r>
      <w:ins w:id="29" w:author="anonym" w:date="2020-01-02T11:16:00Z">
        <w:r w:rsidR="00A45A94">
          <w:rPr>
            <w:szCs w:val="20"/>
          </w:rPr>
          <w:t xml:space="preserve"> (FDC)</w:t>
        </w:r>
      </w:ins>
      <w:r w:rsidR="00C85E7F" w:rsidRPr="007F5A23">
        <w:rPr>
          <w:szCs w:val="20"/>
        </w:rPr>
        <w:t xml:space="preserve">. To include the missing temporal </w:t>
      </w:r>
      <w:del w:id="30" w:author="anonym" w:date="2020-01-02T11:16:00Z">
        <w:r w:rsidR="00C85E7F" w:rsidRPr="007F5A23" w:rsidDel="00A45A94">
          <w:rPr>
            <w:szCs w:val="20"/>
          </w:rPr>
          <w:delText>dimension</w:delText>
        </w:r>
      </w:del>
      <w:ins w:id="31" w:author="anonym" w:date="2020-01-02T11:16:00Z">
        <w:r w:rsidR="00A45A94" w:rsidRPr="007F5A23">
          <w:rPr>
            <w:szCs w:val="20"/>
          </w:rPr>
          <w:t>dimension,</w:t>
        </w:r>
      </w:ins>
      <w:r w:rsidR="00C85E7F" w:rsidRPr="007F5A23">
        <w:rPr>
          <w:szCs w:val="20"/>
        </w:rPr>
        <w:t xml:space="preserve"> we added a third component</w:t>
      </w:r>
      <w:r w:rsidR="000F63C7">
        <w:rPr>
          <w:szCs w:val="20"/>
        </w:rPr>
        <w:t xml:space="preserve"> (</w:t>
      </w:r>
      <w:r w:rsidR="000F63C7" w:rsidRPr="00162BFB">
        <w:rPr>
          <w:i/>
          <w:szCs w:val="20"/>
        </w:rPr>
        <w:t>r</w:t>
      </w:r>
      <w:r w:rsidR="000F63C7">
        <w:rPr>
          <w:szCs w:val="20"/>
        </w:rPr>
        <w:t>)</w:t>
      </w:r>
      <w:r w:rsidR="00C85E7F" w:rsidRPr="007F5A23">
        <w:rPr>
          <w:szCs w:val="20"/>
        </w:rPr>
        <w:t>.</w:t>
      </w:r>
    </w:p>
    <w:p w14:paraId="3065E4AE" w14:textId="271700E0" w:rsidR="0084451C" w:rsidRPr="007F5A23" w:rsidRDefault="00186073" w:rsidP="00C05599">
      <w:pPr>
        <w:rPr>
          <w:szCs w:val="20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</m:oMath>
      <w:r w:rsidR="00824EB3">
        <w:rPr>
          <w:szCs w:val="20"/>
        </w:rPr>
        <w:t xml:space="preserve"> </w:t>
      </w:r>
      <w:r w:rsidR="0084451C" w:rsidRPr="007F5A23">
        <w:rPr>
          <w:szCs w:val="20"/>
        </w:rPr>
        <w:t xml:space="preserve">reflects the </w:t>
      </w:r>
      <w:r w:rsidR="005209E9" w:rsidRPr="007F5A23">
        <w:rPr>
          <w:szCs w:val="20"/>
        </w:rPr>
        <w:t>constant</w:t>
      </w:r>
      <w:r w:rsidR="0084451C" w:rsidRPr="007F5A23">
        <w:rPr>
          <w:szCs w:val="20"/>
        </w:rPr>
        <w:t xml:space="preserve"> error and is represented by arithmetic mean of the relative bias (</w:t>
      </w:r>
      <w:r w:rsidR="00C66E70">
        <w:rPr>
          <w:szCs w:val="20"/>
        </w:rPr>
        <w:t>Eq. (2</w:t>
      </w:r>
      <w:r w:rsidR="0084451C" w:rsidRPr="007F5A23">
        <w:rPr>
          <w:szCs w:val="20"/>
        </w:rPr>
        <w:t>)):</w:t>
      </w:r>
    </w:p>
    <w:p w14:paraId="2FD31DAA" w14:textId="2CC9B2F5" w:rsidR="0084451C" w:rsidRPr="007F5A23" w:rsidRDefault="00186073" w:rsidP="0084451C">
      <w:pPr>
        <w:spacing w:before="120" w:after="120"/>
        <w:rPr>
          <w:szCs w:val="20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N</m:t>
            </m:r>
          </m:den>
        </m:f>
        <m:r>
          <w:rPr>
            <w:rFonts w:ascii="Cambria Math" w:hAnsi="Cambria Math"/>
            <w:szCs w:val="20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i=0</m:t>
            </m:r>
          </m:sub>
          <m:sup>
            <m:r>
              <w:rPr>
                <w:rFonts w:ascii="Cambria Math" w:hAnsi="Cambria Math"/>
                <w:szCs w:val="20"/>
              </w:rPr>
              <m:t>i=1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0"/>
              </w:rPr>
              <m:t>(i)</m:t>
            </m:r>
          </m:e>
        </m:nary>
      </m:oMath>
      <w:r w:rsidR="00C66E70">
        <w:rPr>
          <w:szCs w:val="20"/>
        </w:rPr>
        <w:t>,</w:t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proofErr w:type="gramStart"/>
      <w:r w:rsidR="00C66E70">
        <w:rPr>
          <w:szCs w:val="20"/>
        </w:rPr>
        <w:tab/>
        <w:t xml:space="preserve">  (</w:t>
      </w:r>
      <w:proofErr w:type="gramEnd"/>
      <w:r w:rsidR="00C66E70">
        <w:rPr>
          <w:szCs w:val="20"/>
        </w:rPr>
        <w:t>2</w:t>
      </w:r>
      <w:r w:rsidR="0084451C" w:rsidRPr="007F5A23">
        <w:rPr>
          <w:szCs w:val="20"/>
        </w:rPr>
        <w:t>)</w:t>
      </w:r>
    </w:p>
    <w:p w14:paraId="5125D388" w14:textId="5F47BE69" w:rsidR="0084451C" w:rsidRPr="007F5A23" w:rsidRDefault="00194C19" w:rsidP="00C05599">
      <w:pPr>
        <w:spacing w:before="120" w:after="120"/>
        <w:rPr>
          <w:szCs w:val="20"/>
        </w:rPr>
      </w:pPr>
      <w:proofErr w:type="spellStart"/>
      <w:r w:rsidRPr="001652C1">
        <w:rPr>
          <w:i/>
          <w:szCs w:val="20"/>
        </w:rPr>
        <w:t>i</w:t>
      </w:r>
      <w:proofErr w:type="spellEnd"/>
      <w:r w:rsidR="0084451C" w:rsidRPr="007F5A23">
        <w:rPr>
          <w:szCs w:val="20"/>
        </w:rPr>
        <w:t xml:space="preserve"> represents the exceedance probability</w:t>
      </w:r>
      <w:r w:rsidRPr="007F5A23">
        <w:rPr>
          <w:szCs w:val="20"/>
        </w:rPr>
        <w:t xml:space="preserve">, </w:t>
      </w:r>
      <w:r w:rsidRPr="001652C1">
        <w:rPr>
          <w:i/>
          <w:szCs w:val="20"/>
        </w:rPr>
        <w:t>N</w:t>
      </w:r>
      <w:r w:rsidRPr="007F5A23">
        <w:rPr>
          <w:szCs w:val="20"/>
        </w:rPr>
        <w:t xml:space="preserve"> the total number of data points</w:t>
      </w:r>
      <w:r w:rsidR="0084451C" w:rsidRPr="007F5A23">
        <w:rPr>
          <w:szCs w:val="20"/>
        </w:rPr>
        <w:t xml:space="preserve"> and </w:t>
      </w:r>
      <w:proofErr w:type="spellStart"/>
      <w:r w:rsidR="00162BFB" w:rsidRPr="00162BFB">
        <w:rPr>
          <w:i/>
          <w:szCs w:val="20"/>
        </w:rPr>
        <w:t>B</w:t>
      </w:r>
      <w:r w:rsidR="00162BFB" w:rsidRPr="00162BFB">
        <w:rPr>
          <w:i/>
          <w:szCs w:val="20"/>
          <w:vertAlign w:val="subscript"/>
        </w:rPr>
        <w:t>rel</w:t>
      </w:r>
      <w:proofErr w:type="spellEnd"/>
      <w:r w:rsidR="0084451C" w:rsidRPr="007F5A23">
        <w:rPr>
          <w:szCs w:val="20"/>
        </w:rPr>
        <w:t xml:space="preserve"> is the relative bias of the simulated and observed flow duration curve</w:t>
      </w:r>
      <w:r w:rsidR="00EF675F" w:rsidRPr="007F5A23">
        <w:rPr>
          <w:szCs w:val="20"/>
        </w:rPr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Cs w:val="20"/>
        </w:rPr>
        <w:t xml:space="preserve"> = 0 indicates </w:t>
      </w:r>
      <w:r w:rsidR="00824EB3">
        <w:rPr>
          <w:szCs w:val="20"/>
        </w:rPr>
        <w:t>no constant error</w:t>
      </w:r>
      <w:r w:rsidR="00EF675F" w:rsidRPr="007F5A23">
        <w:rPr>
          <w:szCs w:val="20"/>
        </w:rPr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Cs w:val="20"/>
        </w:rPr>
        <w:t xml:space="preserve"> &lt; 0 indicates </w:t>
      </w:r>
      <w:r w:rsidR="00824EB3">
        <w:rPr>
          <w:szCs w:val="20"/>
        </w:rPr>
        <w:t>negative constant error</w:t>
      </w:r>
      <w:r w:rsidR="00EF675F" w:rsidRPr="007F5A23">
        <w:rPr>
          <w:szCs w:val="20"/>
        </w:rPr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Cs w:val="20"/>
        </w:rPr>
        <w:t xml:space="preserve"> &gt; 0 indicates </w:t>
      </w:r>
      <w:r w:rsidR="00824EB3">
        <w:rPr>
          <w:szCs w:val="20"/>
        </w:rPr>
        <w:lastRenderedPageBreak/>
        <w:t>positive constant error</w:t>
      </w:r>
      <w:r w:rsidR="000C6E59" w:rsidRPr="007F5A23">
        <w:rPr>
          <w:szCs w:val="20"/>
        </w:rPr>
        <w:t>.</w:t>
      </w:r>
      <w:r w:rsidR="00824EB3">
        <w:rPr>
          <w:szCs w:val="20"/>
        </w:rPr>
        <w:t xml:space="preserve"> The relative bias between the simulated and observed flow duration curve</w:t>
      </w:r>
      <w:r w:rsidR="0084451C" w:rsidRPr="007F5A23">
        <w:rPr>
          <w:szCs w:val="20"/>
        </w:rPr>
        <w:t xml:space="preserve"> </w:t>
      </w:r>
      <w:r w:rsidR="00824EB3">
        <w:rPr>
          <w:szCs w:val="20"/>
        </w:rPr>
        <w:t>(</w:t>
      </w:r>
      <w:proofErr w:type="spellStart"/>
      <w:r w:rsidR="00A901F8" w:rsidRPr="00A901F8">
        <w:rPr>
          <w:i/>
          <w:szCs w:val="20"/>
        </w:rPr>
        <w:t>B</w:t>
      </w:r>
      <w:r w:rsidR="00A901F8" w:rsidRPr="00A901F8">
        <w:rPr>
          <w:i/>
          <w:szCs w:val="20"/>
          <w:vertAlign w:val="subscript"/>
        </w:rPr>
        <w:t>rel</w:t>
      </w:r>
      <w:proofErr w:type="spellEnd"/>
      <w:r w:rsidR="00A901F8">
        <w:rPr>
          <w:szCs w:val="20"/>
        </w:rPr>
        <w:t xml:space="preserve">) </w:t>
      </w:r>
      <w:r w:rsidR="00EF675F" w:rsidRPr="007F5A23">
        <w:rPr>
          <w:szCs w:val="20"/>
        </w:rPr>
        <w:t xml:space="preserve">calculates </w:t>
      </w:r>
      <w:r w:rsidR="00824EB3">
        <w:rPr>
          <w:szCs w:val="20"/>
        </w:rPr>
        <w:t xml:space="preserve">as follows </w:t>
      </w:r>
      <w:r w:rsidR="00C66E70">
        <w:rPr>
          <w:szCs w:val="20"/>
        </w:rPr>
        <w:t>(Eq. (4</w:t>
      </w:r>
      <w:r w:rsidR="0084451C" w:rsidRPr="007F5A23">
        <w:rPr>
          <w:szCs w:val="20"/>
        </w:rPr>
        <w:t>)):</w:t>
      </w:r>
    </w:p>
    <w:p w14:paraId="3330DAE7" w14:textId="0351A240" w:rsidR="0084451C" w:rsidRPr="007F5A23" w:rsidRDefault="00186073" w:rsidP="0084451C">
      <w:pPr>
        <w:spacing w:before="120" w:after="1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(i)=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sim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  <m:r>
              <w:rPr>
                <w:rFonts w:ascii="Cambria Math" w:hAnsi="Cambria Math"/>
                <w:szCs w:val="20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obs</m:t>
                </m:r>
              </m:sub>
            </m:sSub>
            <m:r>
              <w:rPr>
                <w:rFonts w:ascii="Cambria Math" w:hAnsi="Cambria Math"/>
                <w:szCs w:val="20"/>
              </w:rPr>
              <m:t>(i)</m:t>
            </m:r>
          </m:num>
          <m:den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obs</m:t>
                </m:r>
              </m:sub>
            </m:sSub>
            <m:r>
              <w:rPr>
                <w:rFonts w:ascii="Cambria Math" w:hAnsi="Cambria Math"/>
                <w:szCs w:val="20"/>
              </w:rPr>
              <m:t>(i)</m:t>
            </m:r>
          </m:den>
        </m:f>
      </m:oMath>
      <w:r w:rsidR="0084451C" w:rsidRPr="007F5A23">
        <w:rPr>
          <w:szCs w:val="20"/>
        </w:rPr>
        <w:t>,</w:t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proofErr w:type="gramStart"/>
      <w:r w:rsidR="0084451C" w:rsidRPr="007F5A23">
        <w:rPr>
          <w:szCs w:val="20"/>
        </w:rPr>
        <w:t xml:space="preserve">  </w:t>
      </w:r>
      <w:r w:rsidR="00C66E70">
        <w:rPr>
          <w:szCs w:val="20"/>
        </w:rPr>
        <w:t xml:space="preserve"> (</w:t>
      </w:r>
      <w:proofErr w:type="gramEnd"/>
      <w:r w:rsidR="00C66E70">
        <w:rPr>
          <w:szCs w:val="20"/>
        </w:rPr>
        <w:t>4</w:t>
      </w:r>
      <w:r w:rsidR="0084451C" w:rsidRPr="007F5A23">
        <w:rPr>
          <w:szCs w:val="20"/>
        </w:rPr>
        <w:t>)</w:t>
      </w:r>
    </w:p>
    <w:p w14:paraId="1E7FDA1E" w14:textId="6A539F8A" w:rsidR="0084451C" w:rsidRPr="007F5A23" w:rsidRDefault="005D0499" w:rsidP="000C04D5">
      <w:pPr>
        <w:rPr>
          <w:szCs w:val="20"/>
        </w:rPr>
      </w:pPr>
      <w:proofErr w:type="spellStart"/>
      <w:r w:rsidRPr="00FF6CD2">
        <w:rPr>
          <w:i/>
          <w:szCs w:val="20"/>
        </w:rPr>
        <w:t>Q</w:t>
      </w:r>
      <w:r w:rsidRPr="00FF6CD2">
        <w:rPr>
          <w:i/>
          <w:szCs w:val="20"/>
          <w:vertAlign w:val="subscript"/>
        </w:rPr>
        <w:t>sim</w:t>
      </w:r>
      <w:proofErr w:type="spellEnd"/>
      <w:r w:rsidRPr="007F5A23">
        <w:rPr>
          <w:szCs w:val="20"/>
        </w:rPr>
        <w:t xml:space="preserve"> </w:t>
      </w:r>
      <w:r w:rsidR="00194C19" w:rsidRPr="007F5A23">
        <w:rPr>
          <w:szCs w:val="20"/>
        </w:rPr>
        <w:t xml:space="preserve">is the simulated streamflow at exceedance probability </w:t>
      </w:r>
      <w:proofErr w:type="spellStart"/>
      <w:r w:rsidR="00194C19" w:rsidRPr="00F347B3">
        <w:rPr>
          <w:i/>
          <w:szCs w:val="20"/>
        </w:rPr>
        <w:t>i</w:t>
      </w:r>
      <w:proofErr w:type="spellEnd"/>
      <w:r w:rsidR="0084451C" w:rsidRPr="007F5A23">
        <w:rPr>
          <w:szCs w:val="20"/>
        </w:rPr>
        <w:t xml:space="preserve"> and </w:t>
      </w:r>
      <w:proofErr w:type="spellStart"/>
      <w:r w:rsidRPr="00FF6CD2">
        <w:rPr>
          <w:i/>
          <w:szCs w:val="20"/>
        </w:rPr>
        <w:t>Q</w:t>
      </w:r>
      <w:r>
        <w:rPr>
          <w:i/>
          <w:szCs w:val="20"/>
          <w:vertAlign w:val="subscript"/>
        </w:rPr>
        <w:t>obs</w:t>
      </w:r>
      <w:proofErr w:type="spellEnd"/>
      <w:r>
        <w:rPr>
          <w:i/>
          <w:szCs w:val="20"/>
          <w:vertAlign w:val="subscript"/>
        </w:rPr>
        <w:t xml:space="preserve"> </w:t>
      </w:r>
      <w:r w:rsidR="00194C19" w:rsidRPr="007F5A23">
        <w:rPr>
          <w:szCs w:val="20"/>
        </w:rPr>
        <w:t xml:space="preserve">the observed streamflow at exceedance probability </w:t>
      </w:r>
      <w:proofErr w:type="spellStart"/>
      <w:r w:rsidR="00194C19" w:rsidRPr="0031008E">
        <w:rPr>
          <w:i/>
          <w:szCs w:val="20"/>
        </w:rPr>
        <w:t>i</w:t>
      </w:r>
      <w:proofErr w:type="spellEnd"/>
      <w:r w:rsidR="00194C19" w:rsidRPr="007F5A23">
        <w:rPr>
          <w:szCs w:val="20"/>
        </w:rPr>
        <w:t>.</w:t>
      </w:r>
    </w:p>
    <w:p w14:paraId="313FF34E" w14:textId="6793AA44" w:rsidR="00194C19" w:rsidRPr="007F5A23" w:rsidRDefault="00194C19" w:rsidP="00194C19">
      <w:pPr>
        <w:spacing w:before="120" w:after="120"/>
        <w:rPr>
          <w:szCs w:val="20"/>
        </w:rPr>
      </w:pPr>
      <w:r w:rsidRPr="007F5A23">
        <w:rPr>
          <w:szCs w:val="20"/>
        </w:rPr>
        <w:t xml:space="preserve">The </w:t>
      </w:r>
      <w:r w:rsidR="000159B4" w:rsidRPr="007F5A23">
        <w:rPr>
          <w:szCs w:val="20"/>
        </w:rPr>
        <w:t xml:space="preserve">dynamic error </w:t>
      </w:r>
      <w:r w:rsidRPr="007F5A23">
        <w:rPr>
          <w:szCs w:val="20"/>
        </w:rPr>
        <w:t>which is</w:t>
      </w:r>
      <w:r w:rsidR="000C652E">
        <w:rPr>
          <w:szCs w:val="20"/>
        </w:rPr>
        <w:t xml:space="preserve"> described</w:t>
      </w:r>
      <w:r w:rsidRPr="007F5A23">
        <w:rPr>
          <w:szCs w:val="20"/>
        </w:rPr>
        <w:t xml:space="preserve"> </w:t>
      </w:r>
      <w:ins w:id="32" w:author="anonym" w:date="2020-01-02T11:17:00Z">
        <w:r w:rsidR="00A45A94">
          <w:rPr>
            <w:szCs w:val="20"/>
          </w:rPr>
          <w:t xml:space="preserve">by </w:t>
        </w:r>
      </w:ins>
      <w:r w:rsidRPr="007F5A23">
        <w:rPr>
          <w:szCs w:val="20"/>
        </w:rPr>
        <w:t xml:space="preserve">the absolute area of the </w:t>
      </w:r>
      <w:del w:id="33" w:author="robin" w:date="2020-01-13T16:59:00Z">
        <w:r w:rsidRPr="007F5A23" w:rsidDel="00FC24CC">
          <w:rPr>
            <w:szCs w:val="20"/>
          </w:rPr>
          <w:delText xml:space="preserve">remaining </w:delText>
        </w:r>
      </w:del>
      <w:ins w:id="34" w:author="robin" w:date="2020-01-13T16:59:00Z">
        <w:r w:rsidR="00FC24CC">
          <w:rPr>
            <w:szCs w:val="20"/>
          </w:rPr>
          <w:t>residual</w:t>
        </w:r>
        <w:r w:rsidR="00FC24CC" w:rsidRPr="007F5A23">
          <w:rPr>
            <w:szCs w:val="20"/>
          </w:rPr>
          <w:t xml:space="preserve"> </w:t>
        </w:r>
      </w:ins>
      <w:r w:rsidRPr="007F5A23">
        <w:rPr>
          <w:szCs w:val="20"/>
        </w:rPr>
        <w:t>bias (</w:t>
      </w:r>
      <w:r w:rsidR="00173BC4" w:rsidRPr="00024E16">
        <w:rPr>
          <w:i/>
          <w:szCs w:val="20"/>
        </w:rPr>
        <w:t>|</w:t>
      </w:r>
      <w:proofErr w:type="spellStart"/>
      <w:r w:rsidR="00173BC4" w:rsidRPr="00024E16">
        <w:rPr>
          <w:i/>
          <w:szCs w:val="20"/>
        </w:rPr>
        <w:t>B</w:t>
      </w:r>
      <w:r w:rsidR="00173BC4" w:rsidRPr="00024E16">
        <w:rPr>
          <w:i/>
          <w:szCs w:val="20"/>
          <w:vertAlign w:val="subscript"/>
        </w:rPr>
        <w:t>area</w:t>
      </w:r>
      <w:proofErr w:type="spellEnd"/>
      <w:r w:rsidR="00173BC4" w:rsidRPr="00024E16">
        <w:rPr>
          <w:i/>
          <w:szCs w:val="20"/>
        </w:rPr>
        <w:t>|</w:t>
      </w:r>
      <w:r w:rsidR="00173BC4">
        <w:rPr>
          <w:szCs w:val="20"/>
        </w:rPr>
        <w:t>;</w:t>
      </w:r>
      <w:r w:rsidR="00C66E70">
        <w:rPr>
          <w:szCs w:val="20"/>
        </w:rPr>
        <w:t xml:space="preserve"> Eq. (5</w:t>
      </w:r>
      <w:r w:rsidRPr="007F5A23">
        <w:rPr>
          <w:szCs w:val="20"/>
        </w:rPr>
        <w:t>)):</w:t>
      </w:r>
    </w:p>
    <w:bookmarkStart w:id="35" w:name="_GoBack"/>
    <w:p w14:paraId="4460101F" w14:textId="0EA61E6B" w:rsidR="001A4DCE" w:rsidRPr="007F5A23" w:rsidRDefault="00186073" w:rsidP="001A4DCE">
      <w:pPr>
        <w:rPr>
          <w:szCs w:val="20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area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Cs w:val="20"/>
              </w:rPr>
              <m:t>1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rest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(i)</m:t>
                </m:r>
              </m:e>
            </m:d>
          </m:e>
        </m:nary>
        <m:r>
          <w:rPr>
            <w:rFonts w:ascii="Cambria Math" w:hAnsi="Cambria Math"/>
            <w:szCs w:val="20"/>
          </w:rPr>
          <m:t xml:space="preserve"> di</m:t>
        </m:r>
      </m:oMath>
      <w:bookmarkEnd w:id="35"/>
      <w:r w:rsidR="00565A16" w:rsidRPr="007F5A23">
        <w:rPr>
          <w:szCs w:val="20"/>
        </w:rPr>
        <w:t>,</w:t>
      </w:r>
      <w:r w:rsidR="00194C19" w:rsidRPr="007F5A23">
        <w:rPr>
          <w:szCs w:val="20"/>
        </w:rPr>
        <w:t xml:space="preserve"> </w:t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  <w:t xml:space="preserve"> </w:t>
      </w:r>
      <w:proofErr w:type="gramStart"/>
      <w:r w:rsidR="00194C19" w:rsidRPr="007F5A23">
        <w:rPr>
          <w:szCs w:val="20"/>
        </w:rPr>
        <w:t xml:space="preserve"> </w:t>
      </w:r>
      <w:r w:rsidR="00C66E70">
        <w:rPr>
          <w:szCs w:val="20"/>
        </w:rPr>
        <w:t xml:space="preserve">  (</w:t>
      </w:r>
      <w:proofErr w:type="gramEnd"/>
      <w:r w:rsidR="00C66E70">
        <w:rPr>
          <w:szCs w:val="20"/>
        </w:rPr>
        <w:t>5</w:t>
      </w:r>
      <w:r w:rsidR="00386D75" w:rsidRPr="007F5A23">
        <w:rPr>
          <w:szCs w:val="20"/>
        </w:rPr>
        <w:t>)</w:t>
      </w:r>
    </w:p>
    <w:p w14:paraId="3826A6A1" w14:textId="3EFDA679" w:rsidR="00194C19" w:rsidRPr="007F5A23" w:rsidRDefault="000C6E59" w:rsidP="00C05599">
      <w:r w:rsidRPr="007F5A23">
        <w:t xml:space="preserve">where the </w:t>
      </w:r>
      <w:del w:id="36" w:author="robin" w:date="2020-01-02T12:18:00Z">
        <w:r w:rsidRPr="007F5A23" w:rsidDel="001D0751">
          <w:delText xml:space="preserve">remaining </w:delText>
        </w:r>
      </w:del>
      <w:ins w:id="37" w:author="robin" w:date="2020-01-02T12:18:00Z">
        <w:r w:rsidR="001D0751" w:rsidRPr="007F5A23">
          <w:t>re</w:t>
        </w:r>
        <w:r w:rsidR="001D0751">
          <w:t>sidual</w:t>
        </w:r>
        <w:r w:rsidR="001D0751" w:rsidRPr="007F5A23">
          <w:t xml:space="preserve"> </w:t>
        </w:r>
      </w:ins>
      <w:r w:rsidRPr="007F5A23">
        <w:t xml:space="preserve">bias </w:t>
      </w:r>
      <w:commentRangeStart w:id="38"/>
      <w:r w:rsidR="00F347B3" w:rsidRPr="00F347B3">
        <w:rPr>
          <w:i/>
        </w:rPr>
        <w:t>B</w:t>
      </w:r>
      <w:r w:rsidR="00F347B3" w:rsidRPr="00F347B3">
        <w:rPr>
          <w:i/>
          <w:vertAlign w:val="subscript"/>
        </w:rPr>
        <w:t>rest</w:t>
      </w:r>
      <w:r w:rsidRPr="007F5A23">
        <w:t xml:space="preserve"> </w:t>
      </w:r>
      <w:commentRangeEnd w:id="38"/>
      <w:r w:rsidR="00A45A94">
        <w:rPr>
          <w:rStyle w:val="Kommentarzeichen"/>
        </w:rPr>
        <w:commentReference w:id="38"/>
      </w:r>
      <w:r w:rsidRPr="007F5A23">
        <w:t>is integrated over the entire domain of the flow duration curve.</w:t>
      </w:r>
      <w:r w:rsidR="005D7A13">
        <w:t xml:space="preserve"> Eq. (6</w:t>
      </w:r>
      <w:r w:rsidR="00194C19" w:rsidRPr="007F5A23">
        <w:t xml:space="preserve">) </w:t>
      </w:r>
      <w:r w:rsidRPr="007F5A23">
        <w:t xml:space="preserve">is </w:t>
      </w:r>
      <w:r w:rsidR="00194C19" w:rsidRPr="007F5A23">
        <w:t>in</w:t>
      </w:r>
      <w:r w:rsidRPr="007F5A23">
        <w:t>serted</w:t>
      </w:r>
      <w:r w:rsidR="005D7A13">
        <w:t xml:space="preserve"> in Eq. (5</w:t>
      </w:r>
      <w:r w:rsidR="00194C19" w:rsidRPr="007F5A23">
        <w:t>):</w:t>
      </w:r>
    </w:p>
    <w:p w14:paraId="54114171" w14:textId="5131D200" w:rsidR="00194C19" w:rsidRPr="007F5A23" w:rsidRDefault="00186073" w:rsidP="00C0559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rest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(i)-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</m:oMath>
      <w:r w:rsidR="00194C19" w:rsidRPr="007F5A23">
        <w:t>,</w:t>
      </w:r>
      <w:r w:rsidR="00194C19" w:rsidRPr="007F5A23">
        <w:tab/>
      </w:r>
      <w:r w:rsidR="00194C19" w:rsidRPr="007F5A23">
        <w:tab/>
      </w:r>
      <w:r w:rsidR="00194C19" w:rsidRPr="007F5A23">
        <w:tab/>
      </w:r>
      <w:r w:rsidR="00194C19" w:rsidRPr="007F5A23">
        <w:tab/>
      </w:r>
      <w:r w:rsidR="00194C19" w:rsidRPr="007F5A23">
        <w:tab/>
      </w:r>
      <w:r w:rsidR="00194C19" w:rsidRPr="007F5A23">
        <w:tab/>
      </w:r>
      <w:r w:rsidR="00194C19" w:rsidRPr="007F5A23">
        <w:tab/>
      </w:r>
      <w:r w:rsidR="00194C19" w:rsidRPr="007F5A23">
        <w:tab/>
      </w:r>
      <w:r w:rsidR="00194C19" w:rsidRPr="007F5A23">
        <w:tab/>
      </w:r>
      <w:proofErr w:type="gramStart"/>
      <w:r w:rsidR="00194C19" w:rsidRPr="007F5A23">
        <w:tab/>
        <w:t xml:space="preserve">  </w:t>
      </w:r>
      <w:r w:rsidR="00194C19" w:rsidRPr="007F5A23">
        <w:tab/>
      </w:r>
      <w:proofErr w:type="gramEnd"/>
      <w:r w:rsidR="00194C19" w:rsidRPr="007F5A23">
        <w:t xml:space="preserve">  </w:t>
      </w:r>
      <w:r w:rsidR="00C66E70">
        <w:t xml:space="preserve">   (6</w:t>
      </w:r>
      <w:r w:rsidR="00194C19" w:rsidRPr="007F5A23">
        <w:t>)</w:t>
      </w:r>
    </w:p>
    <w:p w14:paraId="401C1412" w14:textId="592CD2E9" w:rsidR="00194C19" w:rsidRPr="007F5A23" w:rsidRDefault="000C6E59" w:rsidP="00C05599">
      <w:r w:rsidRPr="007F5A23">
        <w:t xml:space="preserve">by </w:t>
      </w:r>
      <w:r w:rsidR="00194C19" w:rsidRPr="007F5A23">
        <w:t xml:space="preserve">subtracting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194C19" w:rsidRPr="007F5A23">
        <w:t xml:space="preserve"> we remove the </w:t>
      </w:r>
      <w:r w:rsidR="009507DA" w:rsidRPr="007F5A23">
        <w:t>constant</w:t>
      </w:r>
      <w:r w:rsidR="00194C19" w:rsidRPr="007F5A23">
        <w:t xml:space="preserve"> error and the </w:t>
      </w:r>
      <w:r w:rsidR="009507DA" w:rsidRPr="007F5A23">
        <w:t xml:space="preserve">dynamic </w:t>
      </w:r>
      <w:r w:rsidR="00194C19" w:rsidRPr="007F5A23">
        <w:t>error remains</w:t>
      </w:r>
      <w:r w:rsidR="00C85E7F" w:rsidRPr="007F5A23">
        <w:t>.</w:t>
      </w:r>
      <w:r w:rsidR="00071BC6">
        <w:t xml:space="preserve"> </w:t>
      </w:r>
      <w:r w:rsidR="00024E16" w:rsidRPr="00024E16">
        <w:rPr>
          <w:i/>
          <w:szCs w:val="20"/>
        </w:rPr>
        <w:t>|B</w:t>
      </w:r>
      <w:r w:rsidR="00024E16" w:rsidRPr="00024E16">
        <w:rPr>
          <w:i/>
          <w:szCs w:val="20"/>
          <w:vertAlign w:val="subscript"/>
        </w:rPr>
        <w:t>area</w:t>
      </w:r>
      <w:r w:rsidR="00024E16" w:rsidRPr="00024E16">
        <w:rPr>
          <w:i/>
          <w:szCs w:val="20"/>
        </w:rPr>
        <w:t>|</w:t>
      </w:r>
      <w:r w:rsidR="00024E16">
        <w:rPr>
          <w:i/>
          <w:szCs w:val="20"/>
        </w:rPr>
        <w:t xml:space="preserve"> </w:t>
      </w:r>
      <w:r w:rsidR="00071BC6">
        <w:rPr>
          <w:szCs w:val="20"/>
        </w:rPr>
        <w:t xml:space="preserve">= 0 </w:t>
      </w:r>
      <w:r w:rsidR="00071BC6" w:rsidRPr="007F5A23">
        <w:rPr>
          <w:szCs w:val="20"/>
        </w:rPr>
        <w:t xml:space="preserve">indicates </w:t>
      </w:r>
      <w:r w:rsidR="00071BC6">
        <w:rPr>
          <w:szCs w:val="20"/>
        </w:rPr>
        <w:t xml:space="preserve">no dynamic error; </w:t>
      </w:r>
      <w:r w:rsidR="00024E16" w:rsidRPr="00024E16">
        <w:rPr>
          <w:i/>
          <w:szCs w:val="20"/>
        </w:rPr>
        <w:t>|B</w:t>
      </w:r>
      <w:r w:rsidR="00024E16" w:rsidRPr="00024E16">
        <w:rPr>
          <w:i/>
          <w:szCs w:val="20"/>
          <w:vertAlign w:val="subscript"/>
        </w:rPr>
        <w:t>area</w:t>
      </w:r>
      <w:r w:rsidR="00024E16" w:rsidRPr="00024E16">
        <w:rPr>
          <w:i/>
          <w:szCs w:val="20"/>
        </w:rPr>
        <w:t>|</w:t>
      </w:r>
      <w:r w:rsidR="00024E16">
        <w:rPr>
          <w:i/>
          <w:szCs w:val="20"/>
        </w:rPr>
        <w:t xml:space="preserve"> </w:t>
      </w:r>
      <w:r w:rsidR="00071BC6" w:rsidRPr="00024E16">
        <w:rPr>
          <w:i/>
          <w:szCs w:val="20"/>
        </w:rPr>
        <w:t>&gt; 0</w:t>
      </w:r>
      <w:r w:rsidR="00071BC6">
        <w:rPr>
          <w:szCs w:val="20"/>
        </w:rPr>
        <w:t xml:space="preserve"> </w:t>
      </w:r>
      <w:r w:rsidR="007D1EA7">
        <w:rPr>
          <w:szCs w:val="20"/>
        </w:rPr>
        <w:t>indicates a dynamic error.</w:t>
      </w:r>
    </w:p>
    <w:p w14:paraId="4F8FE8CF" w14:textId="2148D72B" w:rsidR="00C85E7F" w:rsidRPr="007F5A23" w:rsidRDefault="00C85E7F" w:rsidP="00C05599">
      <w:r w:rsidRPr="007F5A23">
        <w:t>T</w:t>
      </w:r>
      <w:r w:rsidR="000C652E">
        <w:t>o consider timing error</w:t>
      </w:r>
      <w:r w:rsidR="00952BB9">
        <w:t xml:space="preserve">s the </w:t>
      </w:r>
      <w:commentRangeStart w:id="39"/>
      <w:commentRangeStart w:id="40"/>
      <w:r w:rsidR="00952BB9">
        <w:t xml:space="preserve">linear correlation </w:t>
      </w:r>
      <w:commentRangeEnd w:id="39"/>
      <w:r w:rsidR="00A45A94">
        <w:rPr>
          <w:rStyle w:val="Kommentarzeichen"/>
        </w:rPr>
        <w:commentReference w:id="39"/>
      </w:r>
      <w:commentRangeEnd w:id="40"/>
      <w:r w:rsidR="008B62B4">
        <w:rPr>
          <w:rStyle w:val="Kommentarzeichen"/>
        </w:rPr>
        <w:commentReference w:id="40"/>
      </w:r>
      <w:r w:rsidR="00952BB9">
        <w:t>between simulations and observations (r) is calculated (Eq. (7))</w:t>
      </w:r>
      <w:r w:rsidR="009507DA" w:rsidRPr="007F5A23">
        <w:t>:</w:t>
      </w:r>
      <w:r w:rsidR="00EF675F" w:rsidRPr="007F5A23">
        <w:t xml:space="preserve"> </w:t>
      </w:r>
    </w:p>
    <w:p w14:paraId="456BEFE9" w14:textId="4601A144" w:rsidR="009507DA" w:rsidRPr="007F5A23" w:rsidRDefault="00DE75B6" w:rsidP="00194C19">
      <w:pPr>
        <w:spacing w:before="120" w:after="120"/>
        <w:rPr>
          <w:szCs w:val="20"/>
        </w:rPr>
      </w:pPr>
      <m:oMath>
        <m:r>
          <w:rPr>
            <w:rFonts w:ascii="Cambria Math" w:hAnsi="Cambria Math"/>
            <w:szCs w:val="20"/>
          </w:rPr>
          <m:t xml:space="preserve">r= 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Cs w:val="20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n</m:t>
                </m:r>
              </m:sup>
              <m:e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obs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obs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sim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sim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</m:e>
                    </m:nary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</m:e>
                    </m:nary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</m:t>
                </m:r>
              </m:e>
            </m:rad>
          </m:den>
        </m:f>
      </m:oMath>
      <w:r w:rsidR="003403AE" w:rsidRPr="007F5A23">
        <w:rPr>
          <w:szCs w:val="20"/>
        </w:rPr>
        <w:t xml:space="preserve">         </w:t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C66E70">
        <w:rPr>
          <w:szCs w:val="20"/>
        </w:rPr>
        <w:t xml:space="preserve">      (7</w:t>
      </w:r>
      <w:r w:rsidR="003403AE" w:rsidRPr="007F5A23">
        <w:rPr>
          <w:szCs w:val="20"/>
        </w:rPr>
        <w:t>)</w:t>
      </w:r>
    </w:p>
    <w:p w14:paraId="2AB1AC84" w14:textId="027B112C" w:rsidR="00AA5346" w:rsidRPr="007F5A23" w:rsidRDefault="00846A08" w:rsidP="00AA5346">
      <w:pPr>
        <w:rPr>
          <w:szCs w:val="20"/>
        </w:rPr>
      </w:pPr>
      <w:r>
        <w:rPr>
          <w:szCs w:val="20"/>
        </w:rPr>
        <w:t xml:space="preserve">where </w:t>
      </w:r>
      <w:proofErr w:type="spellStart"/>
      <w:r w:rsidR="00024E16" w:rsidRPr="00FF6CD2">
        <w:rPr>
          <w:i/>
          <w:szCs w:val="20"/>
        </w:rPr>
        <w:t>Q</w:t>
      </w:r>
      <w:r w:rsidR="00024E16" w:rsidRPr="00FF6CD2">
        <w:rPr>
          <w:i/>
          <w:szCs w:val="20"/>
          <w:vertAlign w:val="subscript"/>
        </w:rPr>
        <w:t>sim</w:t>
      </w:r>
      <w:proofErr w:type="spellEnd"/>
      <w:r w:rsidR="00AA5346" w:rsidRPr="007F5A23">
        <w:rPr>
          <w:szCs w:val="20"/>
        </w:rPr>
        <w:t xml:space="preserve"> is the simulated streamflow at </w:t>
      </w:r>
      <w:r w:rsidR="009C520B">
        <w:rPr>
          <w:szCs w:val="20"/>
        </w:rPr>
        <w:t xml:space="preserve">time </w:t>
      </w:r>
      <w:r w:rsidR="009C520B" w:rsidRPr="003B6567">
        <w:rPr>
          <w:i/>
          <w:szCs w:val="20"/>
        </w:rPr>
        <w:t>t</w:t>
      </w:r>
      <w:r>
        <w:rPr>
          <w:szCs w:val="20"/>
        </w:rPr>
        <w:t>,</w:t>
      </w:r>
      <w:r w:rsidR="00AA5346" w:rsidRPr="007F5A23">
        <w:rPr>
          <w:szCs w:val="20"/>
        </w:rPr>
        <w:t xml:space="preserve"> </w:t>
      </w:r>
      <w:proofErr w:type="spellStart"/>
      <w:r w:rsidR="00024E16" w:rsidRPr="00FF6CD2">
        <w:rPr>
          <w:i/>
          <w:szCs w:val="20"/>
        </w:rPr>
        <w:t>Q</w:t>
      </w:r>
      <w:r w:rsidR="00024E16">
        <w:rPr>
          <w:i/>
          <w:szCs w:val="20"/>
          <w:vertAlign w:val="subscript"/>
        </w:rPr>
        <w:t>obs</w:t>
      </w:r>
      <w:proofErr w:type="spellEnd"/>
      <w:r w:rsidR="00024E16" w:rsidRPr="007F5A23">
        <w:rPr>
          <w:szCs w:val="20"/>
        </w:rPr>
        <w:t xml:space="preserve"> </w:t>
      </w:r>
      <w:r w:rsidR="00AA5346" w:rsidRPr="007F5A23">
        <w:rPr>
          <w:szCs w:val="20"/>
        </w:rPr>
        <w:t xml:space="preserve">the observed streamflow at </w:t>
      </w:r>
      <w:r w:rsidR="00EE7267">
        <w:rPr>
          <w:szCs w:val="20"/>
        </w:rPr>
        <w:t xml:space="preserve">time </w:t>
      </w:r>
      <w:r w:rsidR="00EE7267" w:rsidRPr="003B6567">
        <w:rPr>
          <w:i/>
          <w:szCs w:val="20"/>
        </w:rPr>
        <w:t>t</w:t>
      </w:r>
      <w:r>
        <w:rPr>
          <w:szCs w:val="20"/>
        </w:rPr>
        <w:t>,</w:t>
      </w:r>
      <w:r w:rsidR="00992AFC">
        <w:rPr>
          <w:szCs w:val="20"/>
        </w:rPr>
        <w:t xml:space="preserve"> </w:t>
      </w:r>
      <w:r w:rsidR="003B6567" w:rsidRPr="003B6567">
        <w:rPr>
          <w:i/>
          <w:szCs w:val="20"/>
        </w:rPr>
        <w:sym w:font="Symbol" w:char="F06D"/>
      </w:r>
      <w:proofErr w:type="spellStart"/>
      <w:r w:rsidR="003B6567" w:rsidRPr="003B6567">
        <w:rPr>
          <w:i/>
          <w:szCs w:val="20"/>
          <w:vertAlign w:val="subscript"/>
        </w:rPr>
        <w:t>obs</w:t>
      </w:r>
      <w:proofErr w:type="spellEnd"/>
      <w:r w:rsidR="003B6567">
        <w:rPr>
          <w:szCs w:val="20"/>
        </w:rPr>
        <w:t xml:space="preserve"> </w:t>
      </w:r>
      <w:r>
        <w:rPr>
          <w:szCs w:val="20"/>
        </w:rPr>
        <w:t>the simulated mean streamflow, and</w:t>
      </w:r>
      <w:r w:rsidR="00054678">
        <w:rPr>
          <w:szCs w:val="20"/>
        </w:rPr>
        <w:t xml:space="preserve"> </w:t>
      </w:r>
      <w:r w:rsidR="00024E16" w:rsidRPr="00FF6CD2">
        <w:rPr>
          <w:i/>
          <w:szCs w:val="20"/>
        </w:rPr>
        <w:sym w:font="Symbol" w:char="F06D"/>
      </w:r>
      <w:proofErr w:type="spellStart"/>
      <w:r w:rsidR="00024E16" w:rsidRPr="00FF6CD2">
        <w:rPr>
          <w:i/>
          <w:szCs w:val="20"/>
          <w:vertAlign w:val="subscript"/>
        </w:rPr>
        <w:t>obs</w:t>
      </w:r>
      <w:proofErr w:type="spellEnd"/>
      <w:r>
        <w:rPr>
          <w:szCs w:val="20"/>
        </w:rPr>
        <w:t xml:space="preserve"> the observed mean streamflow.</w:t>
      </w:r>
    </w:p>
    <w:p w14:paraId="44A1BE4E" w14:textId="2956E7EF" w:rsidR="00DE75B6" w:rsidRPr="00962558" w:rsidRDefault="00962558" w:rsidP="00194C19">
      <w:pPr>
        <w:pStyle w:val="Listenabsatz"/>
        <w:numPr>
          <w:ilvl w:val="0"/>
          <w:numId w:val="4"/>
        </w:numPr>
        <w:spacing w:before="120" w:after="120"/>
        <w:rPr>
          <w:szCs w:val="20"/>
          <w:lang w:val="de-DE"/>
        </w:rPr>
      </w:pPr>
      <w:proofErr w:type="spellStart"/>
      <w:r w:rsidRPr="00962558">
        <w:rPr>
          <w:szCs w:val="20"/>
          <w:lang w:val="de-DE"/>
        </w:rPr>
        <w:t>Discuss</w:t>
      </w:r>
      <w:proofErr w:type="spellEnd"/>
      <w:r w:rsidRPr="00962558">
        <w:rPr>
          <w:szCs w:val="20"/>
          <w:lang w:val="de-DE"/>
        </w:rPr>
        <w:t xml:space="preserve"> </w:t>
      </w:r>
      <w:proofErr w:type="spellStart"/>
      <w:r w:rsidRPr="00962558">
        <w:rPr>
          <w:szCs w:val="20"/>
          <w:lang w:val="de-DE"/>
        </w:rPr>
        <w:t>benchmark</w:t>
      </w:r>
      <w:proofErr w:type="spellEnd"/>
      <w:r w:rsidRPr="00962558">
        <w:rPr>
          <w:szCs w:val="20"/>
          <w:lang w:val="de-DE"/>
        </w:rPr>
        <w:t xml:space="preserve"> (</w:t>
      </w:r>
      <w:r>
        <w:rPr>
          <w:szCs w:val="20"/>
        </w:rPr>
        <w:fldChar w:fldCharType="begin"/>
      </w:r>
      <w:r w:rsidRPr="00962558">
        <w:rPr>
          <w:szCs w:val="20"/>
          <w:lang w:val="de-DE"/>
        </w:rPr>
        <w:instrText xml:space="preserve"> ADDIN EN.CITE &lt;EndNote&gt;&lt;Cite&gt;&lt;Author&gt;Seibert&lt;/Author&gt;&lt;Year&gt;2018&lt;/Year&gt;&lt;RecNum&gt;5281&lt;/RecNum&gt;&lt;DisplayText&gt;Seibert et al., 2018&lt;/DisplayText&gt;&lt;record&gt;&lt;rec-number&gt;5281&lt;/rec-number&gt;&lt;foreign-keys&gt;&lt;key app="EN" db-id="as2xxwpxqarpfueswzaptteowpv9fxxss5pa" timestamp="1571732578"&gt;5281&lt;/key&gt;&lt;/foreign-keys&gt;&lt;ref-type name="Journal Article"&gt;17&lt;/ref-type&gt;&lt;contributors&gt;&lt;authors&gt;&lt;author&gt;Seibert, Jan&lt;/author&gt;&lt;author&gt;Vis, Marc J. P.&lt;/author&gt;&lt;author&gt;Lewis, Elizabeth&lt;/author&gt;&lt;author&gt;van Meerveld, H.J.&lt;/author&gt;&lt;/authors&gt;&lt;/contributors&gt;&lt;titles&gt;&lt;title&gt;Upper and lower benchmarks in hydrological modelling&lt;/title&gt;&lt;secondary-title&gt;Hydrological Processes&lt;/secondary-title&gt;&lt;/titles&gt;&lt;periodical&gt;&lt;full-title&gt;Hydrological Processes&lt;/full-title&gt;&lt;/periodical&gt;&lt;pages&gt;1120-1125&lt;/pages&gt;&lt;volume&gt;32&lt;/volume&gt;&lt;number&gt;8&lt;/number&gt;&lt;dates&gt;&lt;year&gt;2018&lt;/year&gt;&lt;/dates&gt;&lt;isbn&gt;0885-6087&lt;/isbn&gt;&lt;urls&gt;&lt;related-urls&gt;&lt;url&gt;https://onlinelibrary.wiley.com/doi/abs/10.1002/hyp.11476&lt;/url&gt;&lt;/related-urls&gt;&lt;/urls&gt;&lt;custom1&gt;Seibert2018&lt;/custom1&gt;&lt;electronic-resource-num&gt;10.1002/hyp.11476&lt;/electronic-resource-num&gt;&lt;/record&gt;&lt;/Cite&gt;&lt;/EndNote&gt;</w:instrText>
      </w:r>
      <w:r>
        <w:rPr>
          <w:szCs w:val="20"/>
        </w:rPr>
        <w:fldChar w:fldCharType="separate"/>
      </w:r>
      <w:r w:rsidRPr="00962558">
        <w:rPr>
          <w:noProof/>
          <w:szCs w:val="20"/>
          <w:lang w:val="de-DE"/>
        </w:rPr>
        <w:t>Seibert et al., 2018</w:t>
      </w:r>
      <w:r>
        <w:rPr>
          <w:szCs w:val="20"/>
        </w:rPr>
        <w:fldChar w:fldCharType="end"/>
      </w:r>
      <w:r w:rsidRPr="00962558">
        <w:rPr>
          <w:szCs w:val="20"/>
          <w:lang w:val="de-DE"/>
        </w:rPr>
        <w:t>)</w:t>
      </w:r>
    </w:p>
    <w:p w14:paraId="55F6AD9B" w14:textId="133183C9" w:rsidR="005665B5" w:rsidRPr="007F5A23" w:rsidRDefault="003D0F44" w:rsidP="00194C19">
      <w:pPr>
        <w:spacing w:before="120" w:after="120"/>
        <w:rPr>
          <w:szCs w:val="20"/>
        </w:rPr>
      </w:pPr>
      <w:r w:rsidRPr="007F5A23">
        <w:rPr>
          <w:szCs w:val="20"/>
        </w:rPr>
        <w:t xml:space="preserve">Since </w:t>
      </w:r>
      <w:commentRangeStart w:id="41"/>
      <w:commentRangeStart w:id="42"/>
      <w:r w:rsidRPr="007F5A23">
        <w:rPr>
          <w:szCs w:val="20"/>
        </w:rPr>
        <w:t xml:space="preserve">the mean </w:t>
      </w:r>
      <w:commentRangeStart w:id="43"/>
      <w:r w:rsidRPr="007F5A23">
        <w:rPr>
          <w:szCs w:val="20"/>
        </w:rPr>
        <w:t xml:space="preserve">flow benchmark </w:t>
      </w:r>
      <w:commentRangeEnd w:id="43"/>
      <w:r w:rsidR="001C31F6">
        <w:rPr>
          <w:rStyle w:val="Kommentarzeichen"/>
        </w:rPr>
        <w:commentReference w:id="43"/>
      </w:r>
      <w:r w:rsidRPr="007F5A23">
        <w:rPr>
          <w:szCs w:val="20"/>
        </w:rPr>
        <w:t xml:space="preserve">of </w:t>
      </w:r>
      <w:r w:rsidRPr="00FF6CD2">
        <w:rPr>
          <w:i/>
          <w:szCs w:val="20"/>
        </w:rPr>
        <w:t>DE</w:t>
      </w:r>
      <w:r w:rsidRPr="007F5A23">
        <w:rPr>
          <w:szCs w:val="20"/>
        </w:rPr>
        <w:t xml:space="preserve"> (</w:t>
      </w:r>
      <w:proofErr w:type="spellStart"/>
      <w:r w:rsidR="00FF6CD2" w:rsidRPr="00FF6CD2">
        <w:rPr>
          <w:i/>
          <w:szCs w:val="20"/>
        </w:rPr>
        <w:t>DE</w:t>
      </w:r>
      <w:r w:rsidR="00FF6CD2" w:rsidRPr="00FF6CD2">
        <w:rPr>
          <w:i/>
          <w:szCs w:val="20"/>
          <w:vertAlign w:val="subscript"/>
        </w:rPr>
        <w:t>mfb</w:t>
      </w:r>
      <w:proofErr w:type="spellEnd"/>
      <w:r w:rsidRPr="007F5A23">
        <w:rPr>
          <w:szCs w:val="20"/>
        </w:rPr>
        <w:t>;</w:t>
      </w:r>
      <w:r w:rsidR="00FF6CD2">
        <w:rPr>
          <w:szCs w:val="20"/>
        </w:rPr>
        <w:t xml:space="preserve"> </w:t>
      </w:r>
      <w:proofErr w:type="spellStart"/>
      <w:r w:rsidR="00FF6CD2" w:rsidRPr="00FF6CD2">
        <w:rPr>
          <w:i/>
          <w:szCs w:val="20"/>
        </w:rPr>
        <w:t>Q</w:t>
      </w:r>
      <w:r w:rsidR="00FF6CD2" w:rsidRPr="00FF6CD2">
        <w:rPr>
          <w:i/>
          <w:szCs w:val="20"/>
          <w:vertAlign w:val="subscript"/>
        </w:rPr>
        <w:t>sim</w:t>
      </w:r>
      <w:proofErr w:type="spellEnd"/>
      <w:r w:rsidR="00FF6CD2" w:rsidRPr="00FF6CD2">
        <w:rPr>
          <w:i/>
          <w:szCs w:val="20"/>
        </w:rPr>
        <w:t xml:space="preserve"> (t) = </w:t>
      </w:r>
      <w:r w:rsidR="00FF6CD2" w:rsidRPr="00FF6CD2">
        <w:rPr>
          <w:i/>
          <w:szCs w:val="20"/>
        </w:rPr>
        <w:sym w:font="Symbol" w:char="F06D"/>
      </w:r>
      <w:proofErr w:type="spellStart"/>
      <w:r w:rsidR="00FF6CD2" w:rsidRPr="00FF6CD2">
        <w:rPr>
          <w:i/>
          <w:szCs w:val="20"/>
          <w:vertAlign w:val="subscript"/>
        </w:rPr>
        <w:t>obs</w:t>
      </w:r>
      <w:proofErr w:type="spellEnd"/>
      <w:r w:rsidRPr="007F5A23">
        <w:rPr>
          <w:szCs w:val="20"/>
        </w:rPr>
        <w:t>)</w:t>
      </w:r>
      <w:r w:rsidR="00FF6CD2">
        <w:rPr>
          <w:szCs w:val="20"/>
        </w:rPr>
        <w:t xml:space="preserve"> strongly depends on </w:t>
      </w:r>
      <w:proofErr w:type="spellStart"/>
      <w:r w:rsidR="00FF6CD2" w:rsidRPr="00FF6CD2">
        <w:rPr>
          <w:i/>
          <w:szCs w:val="20"/>
        </w:rPr>
        <w:t>Q</w:t>
      </w:r>
      <w:r w:rsidR="00FF6CD2">
        <w:rPr>
          <w:i/>
          <w:szCs w:val="20"/>
          <w:vertAlign w:val="subscript"/>
        </w:rPr>
        <w:t>obs</w:t>
      </w:r>
      <w:proofErr w:type="spellEnd"/>
      <w:r w:rsidR="00FF6CD2" w:rsidRPr="00FF6CD2">
        <w:rPr>
          <w:i/>
          <w:szCs w:val="20"/>
        </w:rPr>
        <w:t xml:space="preserve"> (t) </w:t>
      </w:r>
      <w:r w:rsidR="00D536CD" w:rsidRPr="007F5A23">
        <w:rPr>
          <w:szCs w:val="20"/>
        </w:rPr>
        <w:t xml:space="preserve">(i.e. </w:t>
      </w:r>
      <w:proofErr w:type="spellStart"/>
      <w:r w:rsidR="00FF6CD2" w:rsidRPr="00FF6CD2">
        <w:rPr>
          <w:i/>
          <w:szCs w:val="20"/>
        </w:rPr>
        <w:t>DE</w:t>
      </w:r>
      <w:r w:rsidR="00FF6CD2" w:rsidRPr="00FF6CD2">
        <w:rPr>
          <w:i/>
          <w:szCs w:val="20"/>
          <w:vertAlign w:val="subscript"/>
        </w:rPr>
        <w:t>mfb</w:t>
      </w:r>
      <w:proofErr w:type="spellEnd"/>
      <w:r w:rsidR="00FF6CD2" w:rsidRPr="007F5A23">
        <w:rPr>
          <w:szCs w:val="20"/>
        </w:rPr>
        <w:t xml:space="preserve"> </w:t>
      </w:r>
      <w:r w:rsidR="00D536CD" w:rsidRPr="007F5A23">
        <w:rPr>
          <w:szCs w:val="20"/>
        </w:rPr>
        <w:t>is not consta</w:t>
      </w:r>
      <w:r w:rsidR="00FB6766">
        <w:rPr>
          <w:szCs w:val="20"/>
        </w:rPr>
        <w:t>nt across different time series</w:t>
      </w:r>
      <w:r w:rsidR="00D536CD" w:rsidRPr="007F5A23">
        <w:rPr>
          <w:szCs w:val="20"/>
        </w:rPr>
        <w:t xml:space="preserve">), we </w:t>
      </w:r>
      <w:r w:rsidR="00E9617E">
        <w:rPr>
          <w:szCs w:val="20"/>
        </w:rPr>
        <w:t>scale</w:t>
      </w:r>
      <w:r w:rsidR="00D536CD" w:rsidRPr="007F5A23">
        <w:rPr>
          <w:szCs w:val="20"/>
        </w:rPr>
        <w:t xml:space="preserve"> </w:t>
      </w:r>
      <w:r w:rsidR="00D536CD" w:rsidRPr="00FF6CD2">
        <w:rPr>
          <w:i/>
          <w:szCs w:val="20"/>
        </w:rPr>
        <w:t>DE</w:t>
      </w:r>
      <w:r w:rsidR="00D536CD" w:rsidRPr="007F5A23">
        <w:rPr>
          <w:szCs w:val="20"/>
        </w:rPr>
        <w:t xml:space="preserve"> by its </w:t>
      </w:r>
      <w:proofErr w:type="spellStart"/>
      <w:r w:rsidR="00FF6CD2" w:rsidRPr="00FF6CD2">
        <w:rPr>
          <w:i/>
          <w:szCs w:val="20"/>
        </w:rPr>
        <w:t>DE</w:t>
      </w:r>
      <w:r w:rsidR="00FF6CD2" w:rsidRPr="00FF6CD2">
        <w:rPr>
          <w:i/>
          <w:szCs w:val="20"/>
          <w:vertAlign w:val="subscript"/>
        </w:rPr>
        <w:t>mfb</w:t>
      </w:r>
      <w:proofErr w:type="spellEnd"/>
      <w:r w:rsidR="00D536CD" w:rsidRPr="007F5A23">
        <w:rPr>
          <w:szCs w:val="20"/>
        </w:rPr>
        <w:t xml:space="preserve"> (</w:t>
      </w:r>
      <w:r w:rsidR="00FF6CD2" w:rsidRPr="00FF6CD2">
        <w:rPr>
          <w:i/>
          <w:szCs w:val="20"/>
        </w:rPr>
        <w:t>DE</w:t>
      </w:r>
      <w:r w:rsidR="00C66E70">
        <w:rPr>
          <w:szCs w:val="20"/>
        </w:rPr>
        <w:t>; Eq.</w:t>
      </w:r>
      <w:r w:rsidR="00E56F7D">
        <w:rPr>
          <w:szCs w:val="20"/>
        </w:rPr>
        <w:t xml:space="preserve"> </w:t>
      </w:r>
      <w:r w:rsidR="00C66E70">
        <w:rPr>
          <w:szCs w:val="20"/>
        </w:rPr>
        <w:t>(8</w:t>
      </w:r>
      <w:r w:rsidR="00D536CD" w:rsidRPr="007F5A23">
        <w:rPr>
          <w:szCs w:val="20"/>
        </w:rPr>
        <w:t>)):</w:t>
      </w:r>
      <w:commentRangeEnd w:id="41"/>
      <w:r w:rsidR="00A45A94">
        <w:rPr>
          <w:rStyle w:val="Kommentarzeichen"/>
        </w:rPr>
        <w:commentReference w:id="41"/>
      </w:r>
      <w:commentRangeEnd w:id="42"/>
      <w:r w:rsidR="007855B0">
        <w:rPr>
          <w:rStyle w:val="Kommentarzeichen"/>
        </w:rPr>
        <w:commentReference w:id="42"/>
      </w:r>
    </w:p>
    <w:p w14:paraId="5C8049F7" w14:textId="48DF373E" w:rsidR="00E32D22" w:rsidRPr="007F5A23" w:rsidRDefault="00193B05" w:rsidP="00194C19">
      <w:pPr>
        <w:spacing w:before="120" w:after="120"/>
        <w:rPr>
          <w:szCs w:val="20"/>
        </w:rPr>
      </w:pPr>
      <m:oMath>
        <m:r>
          <w:rPr>
            <w:rFonts w:ascii="Cambria Math" w:hAnsi="Cambria Math"/>
            <w:szCs w:val="20"/>
          </w:rPr>
          <m:t xml:space="preserve">DE </m:t>
        </m:r>
        <m:r>
          <m:rPr>
            <m:sty m:val="p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nn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  <w:szCs w:val="20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mfb</m:t>
                </m:r>
              </m:sub>
            </m:sSub>
          </m:den>
        </m:f>
      </m:oMath>
      <w:r w:rsidR="00E32D22" w:rsidRPr="007F5A23">
        <w:rPr>
          <w:szCs w:val="20"/>
        </w:rPr>
        <w:t>,</w:t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A42724" w:rsidRPr="007F5A23">
        <w:rPr>
          <w:szCs w:val="20"/>
        </w:rPr>
        <w:tab/>
      </w:r>
      <w:r w:rsidR="00A42724" w:rsidRPr="007F5A23">
        <w:rPr>
          <w:szCs w:val="20"/>
        </w:rPr>
        <w:tab/>
      </w:r>
      <w:r w:rsidR="00A42724" w:rsidRPr="007F5A23">
        <w:rPr>
          <w:szCs w:val="20"/>
        </w:rPr>
        <w:tab/>
      </w:r>
      <w:r w:rsidR="00E32D22" w:rsidRPr="007F5A23">
        <w:rPr>
          <w:szCs w:val="20"/>
        </w:rPr>
        <w:t xml:space="preserve"> </w:t>
      </w:r>
      <w:r w:rsidR="00C66E70">
        <w:rPr>
          <w:szCs w:val="20"/>
        </w:rPr>
        <w:t>(8</w:t>
      </w:r>
      <w:r w:rsidR="00E32D22" w:rsidRPr="007F5A23">
        <w:rPr>
          <w:szCs w:val="20"/>
        </w:rPr>
        <w:t>)</w:t>
      </w:r>
    </w:p>
    <w:p w14:paraId="46062D20" w14:textId="102BB7B3" w:rsidR="005665B5" w:rsidRDefault="00E9617E" w:rsidP="00194C19">
      <w:pPr>
        <w:spacing w:before="120" w:after="120"/>
        <w:rPr>
          <w:szCs w:val="20"/>
        </w:rPr>
      </w:pPr>
      <w:r>
        <w:rPr>
          <w:szCs w:val="20"/>
        </w:rPr>
        <w:t xml:space="preserve">as such </w:t>
      </w:r>
      <w:r w:rsidRPr="00E9617E">
        <w:rPr>
          <w:i/>
          <w:szCs w:val="20"/>
        </w:rPr>
        <w:t>DE</w:t>
      </w:r>
      <w:r>
        <w:rPr>
          <w:szCs w:val="20"/>
        </w:rPr>
        <w:t xml:space="preserve"> is scaled… </w:t>
      </w:r>
      <w:r w:rsidR="00754789" w:rsidRPr="007F5A23">
        <w:rPr>
          <w:szCs w:val="20"/>
        </w:rPr>
        <w:t>The normalization</w:t>
      </w:r>
      <w:r w:rsidR="005665B5" w:rsidRPr="007F5A23">
        <w:rPr>
          <w:szCs w:val="20"/>
        </w:rPr>
        <w:t xml:space="preserve"> </w:t>
      </w:r>
      <w:r w:rsidR="00754789" w:rsidRPr="007F5A23">
        <w:rPr>
          <w:szCs w:val="20"/>
        </w:rPr>
        <w:t xml:space="preserve">is </w:t>
      </w:r>
      <w:del w:id="44" w:author="anonym" w:date="2020-01-02T11:20:00Z">
        <w:r w:rsidR="00754789" w:rsidRPr="007F5A23" w:rsidDel="00A45A94">
          <w:rPr>
            <w:szCs w:val="20"/>
          </w:rPr>
          <w:delText xml:space="preserve">needed </w:delText>
        </w:r>
      </w:del>
      <w:ins w:id="45" w:author="anonym" w:date="2020-01-02T11:20:00Z">
        <w:r w:rsidR="00A45A94">
          <w:rPr>
            <w:szCs w:val="20"/>
          </w:rPr>
          <w:t>required</w:t>
        </w:r>
        <w:r w:rsidR="00A45A94" w:rsidRPr="007F5A23">
          <w:rPr>
            <w:szCs w:val="20"/>
          </w:rPr>
          <w:t xml:space="preserve"> </w:t>
        </w:r>
      </w:ins>
      <w:r w:rsidR="00754789" w:rsidRPr="007F5A23">
        <w:rPr>
          <w:szCs w:val="20"/>
        </w:rPr>
        <w:t>to enable an inter-comparison</w:t>
      </w:r>
      <w:r w:rsidR="009E312B">
        <w:rPr>
          <w:szCs w:val="20"/>
        </w:rPr>
        <w:t xml:space="preserve"> of </w:t>
      </w:r>
      <w:r w:rsidR="009E312B" w:rsidRPr="0076283D">
        <w:rPr>
          <w:i/>
          <w:szCs w:val="20"/>
        </w:rPr>
        <w:t>DE</w:t>
      </w:r>
      <w:r w:rsidR="00754789" w:rsidRPr="0076283D">
        <w:rPr>
          <w:i/>
          <w:szCs w:val="20"/>
        </w:rPr>
        <w:t xml:space="preserve"> </w:t>
      </w:r>
      <w:r w:rsidR="00754789" w:rsidRPr="007F5A23">
        <w:rPr>
          <w:szCs w:val="20"/>
        </w:rPr>
        <w:t xml:space="preserve">(e.g. </w:t>
      </w:r>
      <w:r w:rsidR="009507DA" w:rsidRPr="007F5A23">
        <w:rPr>
          <w:szCs w:val="20"/>
        </w:rPr>
        <w:t xml:space="preserve">for </w:t>
      </w:r>
      <w:r w:rsidR="00754789" w:rsidRPr="007F5A23">
        <w:rPr>
          <w:szCs w:val="20"/>
        </w:rPr>
        <w:t>comparative hydrology)</w:t>
      </w:r>
      <w:r w:rsidR="0088661D" w:rsidRPr="007F5A23">
        <w:rPr>
          <w:szCs w:val="20"/>
        </w:rPr>
        <w:t>.</w:t>
      </w:r>
    </w:p>
    <w:p w14:paraId="437F84F3" w14:textId="33AA14C5" w:rsidR="000C6E59" w:rsidRPr="007F5A23" w:rsidRDefault="00323364" w:rsidP="00194C19">
      <w:pPr>
        <w:spacing w:before="120" w:after="120"/>
        <w:rPr>
          <w:szCs w:val="20"/>
        </w:rPr>
      </w:pPr>
      <w:r w:rsidRPr="0076283D">
        <w:rPr>
          <w:i/>
        </w:rPr>
        <w:t>DE</w:t>
      </w:r>
      <w:r>
        <w:t xml:space="preserve"> can be used as other efficiency measures in simply optimizing for the highest value. </w:t>
      </w:r>
      <w:r w:rsidR="000C6E59" w:rsidRPr="007F5A23">
        <w:rPr>
          <w:szCs w:val="20"/>
        </w:rPr>
        <w:t xml:space="preserve">However, the calculation of </w:t>
      </w:r>
      <w:r w:rsidR="000C6E59" w:rsidRPr="0076283D">
        <w:rPr>
          <w:i/>
          <w:szCs w:val="20"/>
        </w:rPr>
        <w:t>DE</w:t>
      </w:r>
      <w:r w:rsidR="00AD67DE">
        <w:rPr>
          <w:szCs w:val="20"/>
        </w:rPr>
        <w:t xml:space="preserve"> as it is</w:t>
      </w:r>
      <w:r w:rsidR="000C6E59" w:rsidRPr="007F5A23">
        <w:rPr>
          <w:szCs w:val="20"/>
        </w:rPr>
        <w:t xml:space="preserve"> does not allow a diagnosis. Thus, we project </w:t>
      </w:r>
      <w:r w:rsidR="000C6E59" w:rsidRPr="0076283D">
        <w:rPr>
          <w:i/>
          <w:szCs w:val="20"/>
        </w:rPr>
        <w:t>DE</w:t>
      </w:r>
      <w:r w:rsidR="000C6E59" w:rsidRPr="007F5A23">
        <w:rPr>
          <w:szCs w:val="20"/>
        </w:rPr>
        <w:t xml:space="preserve"> in </w:t>
      </w:r>
      <w:r w:rsidR="00B03BC0">
        <w:rPr>
          <w:szCs w:val="20"/>
        </w:rPr>
        <w:t>a radial plane (i.e. similar to a clock)</w:t>
      </w:r>
      <w:r w:rsidR="00C6244A" w:rsidRPr="007F5A23">
        <w:rPr>
          <w:szCs w:val="20"/>
        </w:rPr>
        <w:t>.</w:t>
      </w:r>
      <w:r w:rsidR="006E48D7" w:rsidRPr="007F5A23">
        <w:rPr>
          <w:szCs w:val="20"/>
        </w:rPr>
        <w:t xml:space="preserve"> </w:t>
      </w:r>
      <w:r w:rsidR="00AD67DE">
        <w:rPr>
          <w:szCs w:val="20"/>
        </w:rPr>
        <w:t>For this</w:t>
      </w:r>
      <w:r w:rsidR="006E48D7" w:rsidRPr="007F5A23">
        <w:rPr>
          <w:szCs w:val="20"/>
        </w:rPr>
        <w:t>, we calculate the direction of the dynamic error</w:t>
      </w:r>
      <w:r w:rsidR="00D32B5E" w:rsidRPr="007F5A23">
        <w:rPr>
          <w:szCs w:val="20"/>
        </w:rPr>
        <w:t xml:space="preserve"> (</w:t>
      </w:r>
      <w:proofErr w:type="spellStart"/>
      <w:r w:rsidR="00FF6CD2" w:rsidRPr="00FF6CD2">
        <w:rPr>
          <w:i/>
          <w:szCs w:val="20"/>
        </w:rPr>
        <w:t>B</w:t>
      </w:r>
      <w:r w:rsidR="00FF6CD2" w:rsidRPr="00FF6CD2">
        <w:rPr>
          <w:i/>
          <w:szCs w:val="20"/>
          <w:vertAlign w:val="subscript"/>
        </w:rPr>
        <w:t>dir</w:t>
      </w:r>
      <w:proofErr w:type="spellEnd"/>
      <w:r w:rsidR="00D32B5E" w:rsidRPr="007F5A23">
        <w:rPr>
          <w:szCs w:val="20"/>
        </w:rPr>
        <w:t>; Eq.</w:t>
      </w:r>
      <w:r w:rsidR="00332091">
        <w:rPr>
          <w:szCs w:val="20"/>
        </w:rPr>
        <w:t xml:space="preserve"> </w:t>
      </w:r>
      <w:r w:rsidR="00E56F7D">
        <w:rPr>
          <w:szCs w:val="20"/>
        </w:rPr>
        <w:t>(9</w:t>
      </w:r>
      <w:r w:rsidR="00D32B5E" w:rsidRPr="007F5A23">
        <w:rPr>
          <w:szCs w:val="20"/>
        </w:rPr>
        <w:t>)):</w:t>
      </w:r>
    </w:p>
    <w:p w14:paraId="6098C1F9" w14:textId="1870BE64" w:rsidR="00194C19" w:rsidRPr="007F5A23" w:rsidRDefault="00186073" w:rsidP="00194C19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dir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Cs w:val="20"/>
              </w:rPr>
              <m:t>0.5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rest</m:t>
                </m:r>
              </m:sub>
            </m:sSub>
            <m:r>
              <w:rPr>
                <w:rFonts w:ascii="Cambria Math" w:hAnsi="Cambria Math"/>
                <w:szCs w:val="20"/>
              </w:rPr>
              <m:t>(i)</m:t>
            </m:r>
          </m:e>
        </m:nary>
        <m:r>
          <w:rPr>
            <w:rFonts w:ascii="Cambria Math" w:hAnsi="Cambria Math"/>
            <w:szCs w:val="20"/>
          </w:rPr>
          <m:t xml:space="preserve"> di</m:t>
        </m:r>
      </m:oMath>
      <w:proofErr w:type="gramStart"/>
      <w:r w:rsidR="00E56F7D">
        <w:rPr>
          <w:szCs w:val="20"/>
        </w:rPr>
        <w:t xml:space="preserve">,   </w:t>
      </w:r>
      <w:proofErr w:type="gramEnd"/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  <w:t xml:space="preserve"> (9</w:t>
      </w:r>
      <w:r w:rsidR="00194C19" w:rsidRPr="007F5A23">
        <w:rPr>
          <w:szCs w:val="20"/>
        </w:rPr>
        <w:t>)</w:t>
      </w:r>
    </w:p>
    <w:p w14:paraId="45C84AE6" w14:textId="32A93B64" w:rsidR="00D32B5E" w:rsidRPr="007F5A23" w:rsidRDefault="00D32B5E" w:rsidP="00194C19">
      <w:pPr>
        <w:rPr>
          <w:szCs w:val="20"/>
        </w:rPr>
      </w:pPr>
      <w:r w:rsidRPr="007F5A23">
        <w:rPr>
          <w:szCs w:val="20"/>
        </w:rPr>
        <w:t xml:space="preserve">where the integral of </w:t>
      </w:r>
      <w:r w:rsidR="0076283D" w:rsidRPr="0076283D">
        <w:rPr>
          <w:i/>
          <w:szCs w:val="20"/>
        </w:rPr>
        <w:t>B</w:t>
      </w:r>
      <w:r w:rsidR="0076283D" w:rsidRPr="0076283D">
        <w:rPr>
          <w:i/>
          <w:szCs w:val="20"/>
          <w:vertAlign w:val="subscript"/>
        </w:rPr>
        <w:t>rest</w:t>
      </w:r>
      <w:r w:rsidRPr="0076283D">
        <w:rPr>
          <w:i/>
          <w:szCs w:val="20"/>
        </w:rPr>
        <w:t xml:space="preserve"> </w:t>
      </w:r>
      <w:r w:rsidRPr="007F5A23">
        <w:rPr>
          <w:szCs w:val="20"/>
        </w:rPr>
        <w:t>includes values from 0</w:t>
      </w:r>
      <w:r w:rsidRPr="007F5A23">
        <w:rPr>
          <w:szCs w:val="20"/>
          <w:vertAlign w:val="superscript"/>
        </w:rPr>
        <w:t>th</w:t>
      </w:r>
      <w:r w:rsidRPr="007F5A23">
        <w:rPr>
          <w:szCs w:val="20"/>
        </w:rPr>
        <w:t xml:space="preserve"> percentile to 50</w:t>
      </w:r>
      <w:r w:rsidRPr="007F5A23">
        <w:rPr>
          <w:szCs w:val="20"/>
          <w:vertAlign w:val="superscript"/>
        </w:rPr>
        <w:t>th</w:t>
      </w:r>
      <w:r w:rsidRPr="007F5A23">
        <w:rPr>
          <w:szCs w:val="20"/>
        </w:rPr>
        <w:t xml:space="preserve"> percentile.</w:t>
      </w:r>
      <w:r w:rsidR="009C27E5">
        <w:rPr>
          <w:szCs w:val="20"/>
        </w:rPr>
        <w:t xml:space="preserve"> (Explain why we only use the left half?)</w:t>
      </w:r>
    </w:p>
    <w:p w14:paraId="5F565B4D" w14:textId="32519617" w:rsidR="00194C19" w:rsidRPr="007F5A23" w:rsidRDefault="00956731" w:rsidP="00194C19">
      <w:pPr>
        <w:rPr>
          <w:szCs w:val="20"/>
        </w:rPr>
      </w:pPr>
      <w:r w:rsidRPr="007F5A23">
        <w:rPr>
          <w:szCs w:val="20"/>
        </w:rPr>
        <w:t>In orde</w:t>
      </w:r>
      <w:r w:rsidR="00750E1D" w:rsidRPr="007F5A23">
        <w:rPr>
          <w:szCs w:val="20"/>
        </w:rPr>
        <w:t>r to differentiate the dynamic error type, the slope of the remaining bias (</w:t>
      </w:r>
      <w:proofErr w:type="spellStart"/>
      <w:r w:rsidR="00B879D0" w:rsidRPr="00B879D0">
        <w:rPr>
          <w:i/>
          <w:szCs w:val="20"/>
        </w:rPr>
        <w:t>B</w:t>
      </w:r>
      <w:r w:rsidR="00B879D0" w:rsidRPr="00B879D0">
        <w:rPr>
          <w:i/>
          <w:szCs w:val="20"/>
          <w:vertAlign w:val="subscript"/>
        </w:rPr>
        <w:t>slope</w:t>
      </w:r>
      <w:proofErr w:type="spellEnd"/>
      <w:r w:rsidR="00750E1D" w:rsidRPr="007F5A23">
        <w:rPr>
          <w:szCs w:val="20"/>
        </w:rPr>
        <w:t>; Eq.</w:t>
      </w:r>
      <w:r w:rsidR="004B48BD">
        <w:rPr>
          <w:szCs w:val="20"/>
        </w:rPr>
        <w:t xml:space="preserve"> </w:t>
      </w:r>
      <w:r w:rsidR="00E56F7D">
        <w:rPr>
          <w:szCs w:val="20"/>
        </w:rPr>
        <w:t>(10</w:t>
      </w:r>
      <w:r w:rsidR="00750E1D" w:rsidRPr="007F5A23">
        <w:rPr>
          <w:szCs w:val="20"/>
        </w:rPr>
        <w:t>)) is computed:</w:t>
      </w:r>
    </w:p>
    <w:p w14:paraId="0EF97DC1" w14:textId="21BA469B" w:rsidR="00194C19" w:rsidRPr="007F5A23" w:rsidRDefault="00186073" w:rsidP="00194C19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slope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0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 ∙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,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&gt;0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               ,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&lt;0</m:t>
                </m:r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0                         ,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=0</m:t>
                </m:r>
              </m:e>
            </m:eqArr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="00E56F7D">
        <w:rPr>
          <w:szCs w:val="20"/>
        </w:rPr>
        <w:t xml:space="preserve">, </w:t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  <w:t xml:space="preserve"> </w:t>
      </w:r>
      <w:r w:rsidR="00E56F7D">
        <w:rPr>
          <w:szCs w:val="20"/>
        </w:rPr>
        <w:tab/>
        <w:t xml:space="preserve"> (10</w:t>
      </w:r>
      <w:r w:rsidR="00194C19" w:rsidRPr="007F5A23">
        <w:rPr>
          <w:szCs w:val="20"/>
        </w:rPr>
        <w:t>)</w:t>
      </w:r>
    </w:p>
    <w:p w14:paraId="664C7238" w14:textId="19E59616" w:rsidR="00356AA9" w:rsidRPr="007F5A23" w:rsidRDefault="00D1247A" w:rsidP="00356AA9">
      <w:pPr>
        <w:rPr>
          <w:szCs w:val="20"/>
        </w:rPr>
      </w:pPr>
      <w:proofErr w:type="spellStart"/>
      <w:r w:rsidRPr="00D1247A">
        <w:rPr>
          <w:i/>
          <w:szCs w:val="20"/>
        </w:rPr>
        <w:t>B</w:t>
      </w:r>
      <w:r w:rsidRPr="00D1247A">
        <w:rPr>
          <w:i/>
          <w:szCs w:val="20"/>
          <w:vertAlign w:val="subscript"/>
        </w:rPr>
        <w:t>slope</w:t>
      </w:r>
      <w:proofErr w:type="spellEnd"/>
      <w:r>
        <w:rPr>
          <w:szCs w:val="20"/>
        </w:rPr>
        <w:t xml:space="preserve"> </w:t>
      </w:r>
      <w:r w:rsidR="007D1EA7">
        <w:rPr>
          <w:szCs w:val="20"/>
        </w:rPr>
        <w:t>=</w:t>
      </w:r>
      <w:r w:rsidR="007D1EA7" w:rsidRPr="007F5A23">
        <w:rPr>
          <w:szCs w:val="20"/>
        </w:rPr>
        <w:t xml:space="preserve"> 0</w:t>
      </w:r>
      <w:r w:rsidR="007D1EA7">
        <w:rPr>
          <w:szCs w:val="20"/>
        </w:rPr>
        <w:t xml:space="preserve"> </w:t>
      </w:r>
      <w:r w:rsidR="00E83BDF">
        <w:rPr>
          <w:szCs w:val="20"/>
        </w:rPr>
        <w:t>expresses no dynamic error;</w:t>
      </w:r>
      <w:r w:rsidR="007D1EA7" w:rsidRPr="007F5A23">
        <w:rPr>
          <w:szCs w:val="20"/>
        </w:rPr>
        <w:t xml:space="preserve"> </w:t>
      </w:r>
      <w:proofErr w:type="spellStart"/>
      <w:r w:rsidRPr="00D1247A">
        <w:rPr>
          <w:i/>
          <w:szCs w:val="20"/>
        </w:rPr>
        <w:t>B</w:t>
      </w:r>
      <w:r w:rsidRPr="00D1247A">
        <w:rPr>
          <w:i/>
          <w:szCs w:val="20"/>
          <w:vertAlign w:val="subscript"/>
        </w:rPr>
        <w:t>slope</w:t>
      </w:r>
      <w:proofErr w:type="spellEnd"/>
      <w:r w:rsidRPr="007F5A23">
        <w:rPr>
          <w:szCs w:val="20"/>
        </w:rPr>
        <w:t xml:space="preserve"> </w:t>
      </w:r>
      <w:r w:rsidR="00B03BC0" w:rsidRPr="007F5A23">
        <w:rPr>
          <w:szCs w:val="20"/>
        </w:rPr>
        <w:t xml:space="preserve">&lt; 0 </w:t>
      </w:r>
      <w:r w:rsidR="00750E1D" w:rsidRPr="007F5A23">
        <w:rPr>
          <w:szCs w:val="20"/>
        </w:rPr>
        <w:t>indicate</w:t>
      </w:r>
      <w:r w:rsidR="00B03BC0">
        <w:rPr>
          <w:szCs w:val="20"/>
        </w:rPr>
        <w:t>s</w:t>
      </w:r>
      <w:r w:rsidR="00750E1D" w:rsidRPr="007F5A23">
        <w:rPr>
          <w:szCs w:val="20"/>
        </w:rPr>
        <w:t xml:space="preserve"> that there is a tendency </w:t>
      </w:r>
      <w:r w:rsidR="00B03BC0">
        <w:rPr>
          <w:szCs w:val="20"/>
        </w:rPr>
        <w:t>of simulations to</w:t>
      </w:r>
      <w:r w:rsidR="00750E1D" w:rsidRPr="007F5A23">
        <w:rPr>
          <w:szCs w:val="20"/>
        </w:rPr>
        <w:t xml:space="preserve"> overestimate high flows and underestimate low flows while </w:t>
      </w:r>
      <w:proofErr w:type="spellStart"/>
      <w:r w:rsidRPr="00D1247A">
        <w:rPr>
          <w:i/>
          <w:szCs w:val="20"/>
        </w:rPr>
        <w:t>B</w:t>
      </w:r>
      <w:r w:rsidRPr="00D1247A">
        <w:rPr>
          <w:i/>
          <w:szCs w:val="20"/>
          <w:vertAlign w:val="subscript"/>
        </w:rPr>
        <w:t>slope</w:t>
      </w:r>
      <w:proofErr w:type="spellEnd"/>
      <w:r>
        <w:rPr>
          <w:szCs w:val="20"/>
        </w:rPr>
        <w:t xml:space="preserve"> </w:t>
      </w:r>
      <w:r w:rsidR="00B03BC0">
        <w:rPr>
          <w:szCs w:val="20"/>
        </w:rPr>
        <w:t>&gt;</w:t>
      </w:r>
      <w:r w:rsidR="00B03BC0" w:rsidRPr="007F5A23">
        <w:rPr>
          <w:szCs w:val="20"/>
        </w:rPr>
        <w:t xml:space="preserve"> 0 </w:t>
      </w:r>
      <w:r w:rsidR="00750E1D" w:rsidRPr="007F5A23">
        <w:rPr>
          <w:szCs w:val="20"/>
        </w:rPr>
        <w:t>indicate</w:t>
      </w:r>
      <w:r w:rsidR="00B03BC0">
        <w:rPr>
          <w:szCs w:val="20"/>
        </w:rPr>
        <w:t>s</w:t>
      </w:r>
      <w:r w:rsidR="00750E1D" w:rsidRPr="007F5A23">
        <w:rPr>
          <w:szCs w:val="20"/>
        </w:rPr>
        <w:t xml:space="preserve"> a tendency</w:t>
      </w:r>
      <w:r w:rsidR="00B03BC0">
        <w:rPr>
          <w:szCs w:val="20"/>
        </w:rPr>
        <w:t xml:space="preserve"> of simulations</w:t>
      </w:r>
      <w:r w:rsidR="00750E1D" w:rsidRPr="007F5A23">
        <w:rPr>
          <w:szCs w:val="20"/>
        </w:rPr>
        <w:t xml:space="preserve"> to underestimate high flows and </w:t>
      </w:r>
      <w:r w:rsidR="00BD2372" w:rsidRPr="007F5A23">
        <w:rPr>
          <w:szCs w:val="20"/>
        </w:rPr>
        <w:t>ov</w:t>
      </w:r>
      <w:r w:rsidR="00750E1D" w:rsidRPr="007F5A23">
        <w:rPr>
          <w:szCs w:val="20"/>
        </w:rPr>
        <w:t>erestimate low flows</w:t>
      </w:r>
      <w:r w:rsidR="00BD2372" w:rsidRPr="007F5A23">
        <w:rPr>
          <w:szCs w:val="20"/>
        </w:rPr>
        <w:t>.</w:t>
      </w:r>
    </w:p>
    <w:p w14:paraId="429EFE99" w14:textId="3BAB5489" w:rsidR="00BD2372" w:rsidRPr="007F5A23" w:rsidRDefault="00BD2372" w:rsidP="00356AA9">
      <w:pPr>
        <w:rPr>
          <w:szCs w:val="20"/>
        </w:rPr>
      </w:pPr>
      <w:r w:rsidRPr="007F5A23">
        <w:rPr>
          <w:szCs w:val="20"/>
        </w:rPr>
        <w:t xml:space="preserve">We used the inverse tangent to derive </w:t>
      </w:r>
      <w:r w:rsidR="00BE4EF9" w:rsidRPr="007F5A23">
        <w:rPr>
          <w:szCs w:val="20"/>
        </w:rPr>
        <w:t>the ratio between</w:t>
      </w:r>
      <w:r w:rsidR="004B48BD">
        <w:rPr>
          <w:szCs w:val="20"/>
        </w:rPr>
        <w:t xml:space="preserve"> constant error</w:t>
      </w:r>
      <w:r w:rsidR="00BE4EF9" w:rsidRPr="007F5A23">
        <w:rPr>
          <w:szCs w:val="20"/>
        </w:rPr>
        <w:t xml:space="preserve"> </w:t>
      </w:r>
      <w:r w:rsidR="00F843F2" w:rsidRPr="007F5A23">
        <w:rPr>
          <w:szCs w:val="20"/>
        </w:rPr>
        <w:t>and</w:t>
      </w:r>
      <w:r w:rsidR="004B48BD">
        <w:rPr>
          <w:szCs w:val="20"/>
        </w:rPr>
        <w:t xml:space="preserve"> dynamic error</w:t>
      </w:r>
      <w:r w:rsidRPr="007F5A23">
        <w:rPr>
          <w:szCs w:val="20"/>
        </w:rPr>
        <w:t xml:space="preserve"> </w:t>
      </w:r>
      <w:r w:rsidR="00F843F2" w:rsidRPr="007F5A23">
        <w:rPr>
          <w:szCs w:val="20"/>
        </w:rPr>
        <w:t>in radians (</w:t>
      </w:r>
      <w:r w:rsidR="00B879D0" w:rsidRPr="00B879D0">
        <w:rPr>
          <w:i/>
          <w:szCs w:val="20"/>
        </w:rPr>
        <w:sym w:font="Symbol" w:char="F06A"/>
      </w:r>
      <w:r w:rsidR="00B879D0">
        <w:rPr>
          <w:szCs w:val="20"/>
        </w:rPr>
        <w:t xml:space="preserve">; </w:t>
      </w:r>
      <w:r w:rsidR="00F843F2" w:rsidRPr="007F5A23">
        <w:rPr>
          <w:szCs w:val="20"/>
        </w:rPr>
        <w:t>Eq.</w:t>
      </w:r>
      <w:r w:rsidR="004B48BD">
        <w:rPr>
          <w:szCs w:val="20"/>
        </w:rPr>
        <w:t xml:space="preserve"> </w:t>
      </w:r>
      <w:r w:rsidR="00E56F7D">
        <w:rPr>
          <w:szCs w:val="20"/>
        </w:rPr>
        <w:t>(11</w:t>
      </w:r>
      <w:r w:rsidR="00F843F2" w:rsidRPr="007F5A23">
        <w:rPr>
          <w:szCs w:val="20"/>
        </w:rPr>
        <w:t>)):</w:t>
      </w:r>
    </w:p>
    <w:p w14:paraId="364E0377" w14:textId="0C5AA881" w:rsidR="00356AA9" w:rsidRPr="007F5A23" w:rsidRDefault="00356AA9" w:rsidP="00356AA9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φ</m:t>
        </m:r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arctan2(</m:t>
        </m:r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  <m:r>
          <w:rPr>
            <w:rFonts w:ascii="Cambria Math" w:hAnsi="Cambria Math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slope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proofErr w:type="gramStart"/>
      <w:r w:rsidRPr="007F5A23">
        <w:rPr>
          <w:szCs w:val="20"/>
        </w:rPr>
        <w:t>,</w:t>
      </w:r>
      <w:r w:rsidR="00E56F7D">
        <w:rPr>
          <w:szCs w:val="20"/>
        </w:rPr>
        <w:t xml:space="preserve">  </w:t>
      </w:r>
      <w:r w:rsidR="00E56F7D">
        <w:rPr>
          <w:szCs w:val="20"/>
        </w:rPr>
        <w:tab/>
      </w:r>
      <w:proofErr w:type="gramEnd"/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  <w:t xml:space="preserve">  (11</w:t>
      </w:r>
      <w:r w:rsidR="00386D75" w:rsidRPr="007F5A23">
        <w:rPr>
          <w:szCs w:val="20"/>
        </w:rPr>
        <w:t>)</w:t>
      </w:r>
    </w:p>
    <w:p w14:paraId="6D33760C" w14:textId="77777777" w:rsidR="00386D75" w:rsidRPr="007F5A23" w:rsidRDefault="00386D75" w:rsidP="00356AA9">
      <w:pPr>
        <w:rPr>
          <w:szCs w:val="20"/>
        </w:rPr>
      </w:pPr>
    </w:p>
    <w:p w14:paraId="5B4A5CEA" w14:textId="66ABC116" w:rsidR="00356AA9" w:rsidRPr="007F5A23" w:rsidRDefault="00B73B4C" w:rsidP="00356AA9">
      <w:pPr>
        <w:rPr>
          <w:szCs w:val="20"/>
        </w:rPr>
      </w:pPr>
      <w:r>
        <w:rPr>
          <w:szCs w:val="20"/>
        </w:rPr>
        <w:t>Here we intro</w:t>
      </w:r>
      <w:r w:rsidR="00071BC6">
        <w:rPr>
          <w:szCs w:val="20"/>
        </w:rPr>
        <w:t xml:space="preserve">duce </w:t>
      </w:r>
      <w:r>
        <w:rPr>
          <w:szCs w:val="20"/>
        </w:rPr>
        <w:t>c</w:t>
      </w:r>
      <w:r w:rsidR="00F843F2" w:rsidRPr="007F5A23">
        <w:rPr>
          <w:szCs w:val="20"/>
        </w:rPr>
        <w:t>onditions for which</w:t>
      </w:r>
      <w:r w:rsidR="00071BC6">
        <w:rPr>
          <w:szCs w:val="20"/>
        </w:rPr>
        <w:t xml:space="preserve"> a</w:t>
      </w:r>
      <w:r w:rsidR="00F843F2" w:rsidRPr="007F5A23">
        <w:rPr>
          <w:szCs w:val="20"/>
        </w:rPr>
        <w:t xml:space="preserve"> diagnosis </w:t>
      </w:r>
      <w:r w:rsidR="00071BC6">
        <w:rPr>
          <w:szCs w:val="20"/>
        </w:rPr>
        <w:t>can be drawn</w:t>
      </w:r>
      <w:r w:rsidR="006C4C70">
        <w:rPr>
          <w:szCs w:val="20"/>
        </w:rPr>
        <w:t xml:space="preserve">. We set a </w:t>
      </w:r>
      <w:commentRangeStart w:id="46"/>
      <w:commentRangeStart w:id="47"/>
      <w:r w:rsidR="006C4C70">
        <w:rPr>
          <w:szCs w:val="20"/>
        </w:rPr>
        <w:t>threshold value (</w:t>
      </w:r>
      <w:proofErr w:type="spellStart"/>
      <w:r w:rsidR="006C4C70" w:rsidRPr="00D1247A">
        <w:rPr>
          <w:i/>
          <w:szCs w:val="20"/>
        </w:rPr>
        <w:t>lim</w:t>
      </w:r>
      <w:proofErr w:type="spellEnd"/>
      <w:r w:rsidR="006C4C70">
        <w:rPr>
          <w:szCs w:val="20"/>
        </w:rPr>
        <w:t>)</w:t>
      </w:r>
      <w:r w:rsidR="00C80165">
        <w:rPr>
          <w:szCs w:val="20"/>
        </w:rPr>
        <w:t xml:space="preserve"> for which metric components deviate</w:t>
      </w:r>
      <w:r w:rsidR="006C4C70">
        <w:rPr>
          <w:szCs w:val="20"/>
        </w:rPr>
        <w:t xml:space="preserve"> </w:t>
      </w:r>
      <w:r w:rsidR="00071BC6">
        <w:rPr>
          <w:szCs w:val="20"/>
        </w:rPr>
        <w:t>and insert it in Eq. (1)</w:t>
      </w:r>
      <w:r w:rsidR="00D86AF5" w:rsidRPr="007F5A23">
        <w:rPr>
          <w:szCs w:val="20"/>
        </w:rPr>
        <w:t>:</w:t>
      </w:r>
      <w:commentRangeEnd w:id="46"/>
      <w:r w:rsidR="00824525">
        <w:rPr>
          <w:rStyle w:val="Kommentarzeichen"/>
        </w:rPr>
        <w:commentReference w:id="46"/>
      </w:r>
      <w:commentRangeEnd w:id="47"/>
      <w:r w:rsidR="00BB71A5">
        <w:rPr>
          <w:rStyle w:val="Kommentarzeichen"/>
        </w:rPr>
        <w:commentReference w:id="47"/>
      </w:r>
    </w:p>
    <w:p w14:paraId="2BC160F8" w14:textId="26155F5D" w:rsidR="00AA41F6" w:rsidRPr="007F5A23" w:rsidRDefault="00186073" w:rsidP="00356AA9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Cs w:val="20"/>
              </w:rPr>
              <m:t>lim-nn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lim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lim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((1-lim)-1)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r w:rsidR="00430255" w:rsidRPr="007F5A23">
        <w:rPr>
          <w:szCs w:val="20"/>
        </w:rPr>
        <w:t>,</w:t>
      </w:r>
      <w:r w:rsidR="00F843F2" w:rsidRPr="007F5A23">
        <w:rPr>
          <w:szCs w:val="20"/>
        </w:rPr>
        <w:t xml:space="preserve">  </w:t>
      </w:r>
      <m:oMath>
        <m:r>
          <w:rPr>
            <w:rFonts w:ascii="Cambria Math" w:hAnsi="Cambria Math"/>
            <w:szCs w:val="20"/>
          </w:rPr>
          <m:t>lim</m:t>
        </m:r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0.05</m:t>
        </m:r>
      </m:oMath>
      <w:r w:rsidR="00E44DDF">
        <w:rPr>
          <w:szCs w:val="20"/>
        </w:rPr>
        <w:t xml:space="preserve">  </w:t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  <w:t>(12)</w:t>
      </w:r>
    </w:p>
    <w:p w14:paraId="5AA2F9D4" w14:textId="5ED37BA5" w:rsidR="00AA41F6" w:rsidRPr="007F5A23" w:rsidRDefault="00C80165" w:rsidP="00356AA9">
      <w:pPr>
        <w:rPr>
          <w:szCs w:val="20"/>
        </w:rPr>
      </w:pPr>
      <w:r>
        <w:rPr>
          <w:szCs w:val="20"/>
        </w:rPr>
        <w:t>This results a threshold value</w:t>
      </w:r>
      <w:r w:rsidR="00E44DDF">
        <w:rPr>
          <w:szCs w:val="20"/>
        </w:rPr>
        <w:t xml:space="preserve"> for </w:t>
      </w:r>
      <w:proofErr w:type="spellStart"/>
      <w:r w:rsidR="00E44DDF">
        <w:rPr>
          <w:szCs w:val="20"/>
        </w:rPr>
        <w:t>DE</w:t>
      </w:r>
      <w:r w:rsidR="00E44DDF" w:rsidRPr="00E44DDF">
        <w:rPr>
          <w:szCs w:val="20"/>
          <w:vertAlign w:val="subscript"/>
        </w:rPr>
        <w:t>nn</w:t>
      </w:r>
      <w:proofErr w:type="spellEnd"/>
      <w:r w:rsidR="00E44DDF">
        <w:rPr>
          <w:szCs w:val="20"/>
        </w:rPr>
        <w:t xml:space="preserve"> (</w:t>
      </w:r>
      <w:proofErr w:type="spellStart"/>
      <w:r w:rsidR="00F83A82" w:rsidRPr="00F83A82">
        <w:rPr>
          <w:i/>
          <w:szCs w:val="20"/>
        </w:rPr>
        <w:t>DE</w:t>
      </w:r>
      <w:r w:rsidR="00F83A82" w:rsidRPr="00F83A82">
        <w:rPr>
          <w:i/>
          <w:szCs w:val="20"/>
          <w:vertAlign w:val="subscript"/>
        </w:rPr>
        <w:t>lim-nn</w:t>
      </w:r>
      <w:proofErr w:type="spellEnd"/>
      <w:r w:rsidR="00E44DDF">
        <w:rPr>
          <w:szCs w:val="20"/>
        </w:rPr>
        <w:t>) which is normalized by (Eq. (13))</w:t>
      </w:r>
    </w:p>
    <w:p w14:paraId="2112B94E" w14:textId="02511E87" w:rsidR="00430255" w:rsidRDefault="00186073" w:rsidP="00430255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Cs w:val="20"/>
              </w:rPr>
              <m:t>lim</m:t>
            </m:r>
          </m:sub>
        </m:sSub>
        <m:r>
          <w:rPr>
            <w:rFonts w:ascii="Cambria Math" w:hAnsi="Cambria Math"/>
            <w:szCs w:val="20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lim-nn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  <w:szCs w:val="20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mfb</m:t>
                </m:r>
              </m:sub>
            </m:sSub>
          </m:den>
        </m:f>
      </m:oMath>
      <w:r w:rsidR="00AA41F6" w:rsidRPr="007F5A23">
        <w:rPr>
          <w:szCs w:val="20"/>
        </w:rPr>
        <w:t>,</w:t>
      </w:r>
      <w:r w:rsidR="00430255" w:rsidRPr="007F5A23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  <w:t>(13)</w:t>
      </w:r>
    </w:p>
    <w:p w14:paraId="463878E4" w14:textId="7E425484" w:rsidR="00E44DDF" w:rsidRPr="007F5A23" w:rsidRDefault="00E44DDF" w:rsidP="00430255">
      <w:pPr>
        <w:rPr>
          <w:szCs w:val="20"/>
        </w:rPr>
      </w:pPr>
      <w:r>
        <w:rPr>
          <w:szCs w:val="20"/>
        </w:rPr>
        <w:t xml:space="preserve">Finally, the </w:t>
      </w:r>
      <w:r w:rsidRPr="00E44DDF">
        <w:rPr>
          <w:szCs w:val="20"/>
        </w:rPr>
        <w:t>follow</w:t>
      </w:r>
      <w:r>
        <w:rPr>
          <w:szCs w:val="20"/>
        </w:rPr>
        <w:t>ing conditions describe whether a diagnosis can be drawn (Eq. (14)):</w:t>
      </w:r>
    </w:p>
    <w:p w14:paraId="36251CE4" w14:textId="690C6255" w:rsidR="00354D0F" w:rsidRDefault="00430255" w:rsidP="00430255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Diagnosis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Pr="007F5A23">
        <w:rPr>
          <w:szCs w:val="20"/>
        </w:rPr>
        <w:t xml:space="preserve">, </w:t>
      </w:r>
      <w:r w:rsidRPr="007F5A23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  <w:t>(14)</w:t>
      </w:r>
    </w:p>
    <w:p w14:paraId="37973DCB" w14:textId="755BB2AB" w:rsidR="00E44DDF" w:rsidRDefault="00E44DDF" w:rsidP="00430255">
      <w:pPr>
        <w:rPr>
          <w:szCs w:val="20"/>
        </w:rPr>
      </w:pPr>
      <w:r>
        <w:rPr>
          <w:szCs w:val="20"/>
        </w:rPr>
        <w:t xml:space="preserve">with </w:t>
      </w:r>
    </w:p>
    <w:p w14:paraId="2E6FDEE7" w14:textId="53257BE1" w:rsidR="00354D0F" w:rsidRPr="007F5A23" w:rsidRDefault="00186073" w:rsidP="00430255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Slope</m:t>
            </m:r>
          </m:e>
          <m:sub>
            <m:r>
              <w:rPr>
                <w:rFonts w:ascii="Cambria Math" w:hAnsi="Cambria Math"/>
                <w:szCs w:val="20"/>
              </w:rPr>
              <m:t>lim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</m:e>
            </m:d>
            <m:r>
              <w:rPr>
                <w:rFonts w:ascii="Cambria Math" w:hAnsi="Cambria Math"/>
                <w:szCs w:val="20"/>
              </w:rPr>
              <m:t xml:space="preserve"> ∙ 2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area</m:t>
                    </m:r>
                  </m:sub>
                </m:sSub>
              </m:e>
            </m:d>
          </m:den>
        </m:f>
      </m:oMath>
      <w:r w:rsidR="00E44DDF" w:rsidRPr="007F5A23">
        <w:rPr>
          <w:szCs w:val="20"/>
        </w:rPr>
        <w:t>,</w:t>
      </w:r>
    </w:p>
    <w:p w14:paraId="17BFF265" w14:textId="7B11D839" w:rsidR="00F843F2" w:rsidRPr="007F5A23" w:rsidRDefault="00281CFF" w:rsidP="00430255">
      <w:pPr>
        <w:rPr>
          <w:szCs w:val="20"/>
        </w:rPr>
      </w:pPr>
      <w:r>
        <w:rPr>
          <w:szCs w:val="20"/>
        </w:rPr>
        <w:t xml:space="preserve">In case </w:t>
      </w:r>
      <w:del w:id="48" w:author="anonym" w:date="2020-01-02T11:22:00Z">
        <w:r w:rsidDel="00824525">
          <w:rPr>
            <w:szCs w:val="20"/>
          </w:rPr>
          <w:delText>condtions</w:delText>
        </w:r>
      </w:del>
      <w:ins w:id="49" w:author="anonym" w:date="2020-01-02T11:22:00Z">
        <w:r w:rsidR="00824525">
          <w:rPr>
            <w:szCs w:val="20"/>
          </w:rPr>
          <w:t>conditions</w:t>
        </w:r>
      </w:ins>
      <w:r>
        <w:rPr>
          <w:szCs w:val="20"/>
        </w:rPr>
        <w:t xml:space="preserve"> for a diagnosis are not </w:t>
      </w:r>
      <w:del w:id="50" w:author="anonym" w:date="2020-01-02T11:22:00Z">
        <w:r w:rsidDel="00824525">
          <w:rPr>
            <w:szCs w:val="20"/>
          </w:rPr>
          <w:delText>fullfilled</w:delText>
        </w:r>
      </w:del>
      <w:ins w:id="51" w:author="anonym" w:date="2020-01-02T11:22:00Z">
        <w:r w:rsidR="00824525">
          <w:rPr>
            <w:szCs w:val="20"/>
          </w:rPr>
          <w:t>fulfilled</w:t>
        </w:r>
      </w:ins>
      <w:r>
        <w:rPr>
          <w:szCs w:val="20"/>
        </w:rPr>
        <w:t>, no diagnosis can be drawn when of the following conditions are true (Eq. (15)):</w:t>
      </w:r>
    </w:p>
    <w:p w14:paraId="66852151" w14:textId="77777777" w:rsidR="00533E6E" w:rsidRDefault="00354D0F" w:rsidP="00430255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Diagnosis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Cs w:val="20"/>
                  </w:rPr>
                  <m:t xml:space="preserve">no (DS),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no (GS),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&gt;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</m:oMath>
      <w:r w:rsidR="00281CFF">
        <w:rPr>
          <w:szCs w:val="20"/>
        </w:rPr>
        <w:t xml:space="preserve">, </w:t>
      </w:r>
      <w:r w:rsidR="00281CFF">
        <w:rPr>
          <w:szCs w:val="20"/>
        </w:rPr>
        <w:tab/>
      </w:r>
      <w:r w:rsidR="00281CFF">
        <w:rPr>
          <w:szCs w:val="20"/>
        </w:rPr>
        <w:tab/>
      </w:r>
      <w:r w:rsidR="00281CFF">
        <w:rPr>
          <w:szCs w:val="20"/>
        </w:rPr>
        <w:tab/>
      </w:r>
      <w:r w:rsidR="00281CFF">
        <w:rPr>
          <w:szCs w:val="20"/>
        </w:rPr>
        <w:tab/>
        <w:t>(15)</w:t>
      </w:r>
    </w:p>
    <w:p w14:paraId="301EDF51" w14:textId="709E3581" w:rsidR="00430255" w:rsidRPr="007F5A23" w:rsidRDefault="00533E6E" w:rsidP="00430255">
      <w:pPr>
        <w:rPr>
          <w:szCs w:val="20"/>
        </w:rPr>
      </w:pPr>
      <w:r w:rsidRPr="00F83A82">
        <w:rPr>
          <w:i/>
          <w:szCs w:val="20"/>
        </w:rPr>
        <w:t>DS</w:t>
      </w:r>
      <w:r>
        <w:rPr>
          <w:szCs w:val="20"/>
        </w:rPr>
        <w:t xml:space="preserve"> denotes a deficient simulation and </w:t>
      </w:r>
      <w:r w:rsidRPr="00F83A82">
        <w:rPr>
          <w:i/>
          <w:szCs w:val="20"/>
        </w:rPr>
        <w:t>GS</w:t>
      </w:r>
      <w:r>
        <w:rPr>
          <w:szCs w:val="20"/>
        </w:rPr>
        <w:t xml:space="preserve"> a good simulation</w:t>
      </w:r>
      <w:r w:rsidR="000C7465">
        <w:rPr>
          <w:szCs w:val="20"/>
        </w:rPr>
        <w:t>.</w:t>
      </w:r>
      <w:r>
        <w:rPr>
          <w:szCs w:val="20"/>
        </w:rPr>
        <w:t xml:space="preserve"> </w:t>
      </w:r>
      <w:r w:rsidR="00430255" w:rsidRPr="007F5A23">
        <w:rPr>
          <w:szCs w:val="20"/>
        </w:rPr>
        <w:tab/>
      </w:r>
    </w:p>
    <w:p w14:paraId="47AFC59C" w14:textId="7D5B1B2E" w:rsidR="00356AA9" w:rsidRPr="007F5A23" w:rsidRDefault="003060E8" w:rsidP="00356AA9">
      <w:pPr>
        <w:rPr>
          <w:szCs w:val="20"/>
        </w:rPr>
      </w:pPr>
      <w:r>
        <w:rPr>
          <w:szCs w:val="20"/>
        </w:rPr>
        <w:t xml:space="preserve">In order to allow a comparison </w:t>
      </w:r>
      <w:r w:rsidR="00870B52">
        <w:rPr>
          <w:szCs w:val="20"/>
        </w:rPr>
        <w:t xml:space="preserve">to the commonly used </w:t>
      </w:r>
      <w:r w:rsidR="00534DD5" w:rsidRPr="007F5A23">
        <w:rPr>
          <w:szCs w:val="20"/>
        </w:rPr>
        <w:t>Kling-Gupta Efficiency (</w:t>
      </w:r>
      <w:r w:rsidR="00534DD5" w:rsidRPr="00F83A82">
        <w:rPr>
          <w:i/>
          <w:szCs w:val="20"/>
        </w:rPr>
        <w:t>KGE</w:t>
      </w:r>
      <w:r w:rsidR="00534DD5" w:rsidRPr="007F5A23">
        <w:rPr>
          <w:szCs w:val="20"/>
        </w:rPr>
        <w:t xml:space="preserve">; </w:t>
      </w:r>
      <w:r w:rsidR="00534DD5" w:rsidRPr="007F5A23">
        <w:rPr>
          <w:szCs w:val="20"/>
        </w:rPr>
        <w:fldChar w:fldCharType="begin"/>
      </w:r>
      <w:r w:rsidR="007D4686">
        <w:rPr>
          <w:szCs w:val="20"/>
        </w:rPr>
        <w:instrText xml:space="preserve"> ADDIN EN.CITE &lt;EndNote&gt;&lt;Cite&gt;&lt;Author&gt;Gupta&lt;/Author&gt;&lt;Year&gt;2009&lt;/Year&gt;&lt;RecNum&gt;5235&lt;/RecNum&gt;&lt;DisplayText&gt;Gupta et al., 2009&lt;/DisplayText&gt;&lt;record&gt;&lt;rec-number&gt;5235&lt;/rec-number&gt;&lt;foreign-keys&gt;&lt;key app="EN" db-id="as2xxwpxqarpfueswzaptteowpv9fxxss5pa" timestamp="1569925897"&gt;5235&lt;/key&gt;&lt;/foreign-keys&gt;&lt;ref-type name="Journal Article"&gt;17&lt;/ref-type&gt;&lt;contributors&gt;&lt;authors&gt;&lt;author&gt;Gupta, Hoshin V&lt;/author&gt;&lt;author&gt;Kling, Harald&lt;/author&gt;&lt;author&gt;Yilmaz, Koray K&lt;/author&gt;&lt;author&gt;Martinez, Guillermo F&lt;/author&gt;&lt;/authors&gt;&lt;/contributors&gt;&lt;titles&gt;&lt;title&gt;Decomposition of the mean squared error and NSE performance criteria: Implications for improving hydrological modelling&lt;/title&gt;&lt;secondary-title&gt;Journal of Hydrology&lt;/secondary-title&gt;&lt;/titles&gt;&lt;periodical&gt;&lt;full-title&gt;Journal of Hydrology&lt;/full-title&gt;&lt;/periodical&gt;&lt;pages&gt;80-91&lt;/pages&gt;&lt;volume&gt;377&lt;/volume&gt;&lt;number&gt;1&lt;/number&gt;&lt;dates&gt;&lt;year&gt;2009&lt;/year&gt;&lt;/dates&gt;&lt;isbn&gt;0022-1694&lt;/isbn&gt;&lt;urls&gt;&lt;/urls&gt;&lt;custom1&gt;Gupta2009&lt;/custom1&gt;&lt;custom3&gt;streamflow from 49 austrian basins&lt;/custom3&gt;&lt;custom4&gt;decomposing NSE into three terms&amp;#xD;&amp;#xD;regression of optima for calibration period vs validation period&amp;#xD;&amp;#xD;difference between normalized parameter values after optimization for NSE and KGE&amp;#xD;&amp;#xD;evaluating the change in different metric components when using different objective functions&lt;/custom4&gt;&lt;custom5&gt;maximizing of NSE leads to underestimation of flow variability due to interplay between r and alpha. This results in the underestimation of peak flow events&amp;#xD;&amp;#xD;r contribution dominates in optimal parameter sets&amp;#xD;&amp;#xD;Calibration with both NSE and KGE leads to similar parameter sets&lt;/custom5&gt;&lt;custom6&gt;model calibration is a multi-objective problem&lt;/custom6&gt;&lt;electronic-resource-num&gt;10.1016/j.jhydrol.2009.08.003&lt;/electronic-resource-num&gt;&lt;/record&gt;&lt;/Cite&gt;&lt;/EndNote&gt;</w:instrText>
      </w:r>
      <w:r w:rsidR="00534DD5" w:rsidRPr="007F5A23">
        <w:rPr>
          <w:szCs w:val="20"/>
        </w:rPr>
        <w:fldChar w:fldCharType="separate"/>
      </w:r>
      <w:r w:rsidR="00534DD5" w:rsidRPr="007F5A23">
        <w:rPr>
          <w:noProof/>
          <w:szCs w:val="20"/>
        </w:rPr>
        <w:t>Gupta et al., 2009</w:t>
      </w:r>
      <w:r w:rsidR="00534DD5" w:rsidRPr="007F5A23">
        <w:rPr>
          <w:szCs w:val="20"/>
        </w:rPr>
        <w:fldChar w:fldCharType="end"/>
      </w:r>
      <w:r w:rsidR="00534DD5" w:rsidRPr="007F5A23">
        <w:rPr>
          <w:szCs w:val="20"/>
        </w:rPr>
        <w:t>)</w:t>
      </w:r>
      <w:r w:rsidR="00870B52">
        <w:rPr>
          <w:szCs w:val="20"/>
        </w:rPr>
        <w:t xml:space="preserve"> and </w:t>
      </w:r>
      <w:r w:rsidR="00870B52" w:rsidRPr="007F5A23">
        <w:rPr>
          <w:szCs w:val="20"/>
        </w:rPr>
        <w:t>Nash-Sutcliffe Efficiency (</w:t>
      </w:r>
      <w:r w:rsidR="00870B52" w:rsidRPr="00F83A82">
        <w:rPr>
          <w:i/>
          <w:szCs w:val="20"/>
        </w:rPr>
        <w:t>NSE</w:t>
      </w:r>
      <w:r w:rsidR="00870B52" w:rsidRPr="007F5A23">
        <w:rPr>
          <w:szCs w:val="20"/>
        </w:rPr>
        <w:t xml:space="preserve">; </w:t>
      </w:r>
      <w:r w:rsidR="00870B52" w:rsidRPr="007F5A23">
        <w:rPr>
          <w:szCs w:val="20"/>
        </w:rPr>
        <w:fldChar w:fldCharType="begin"/>
      </w:r>
      <w:r w:rsidR="00870B52" w:rsidRPr="007F5A23">
        <w:rPr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870B52" w:rsidRPr="007F5A23">
        <w:rPr>
          <w:szCs w:val="20"/>
        </w:rPr>
        <w:fldChar w:fldCharType="separate"/>
      </w:r>
      <w:r w:rsidR="00870B52" w:rsidRPr="007F5A23">
        <w:rPr>
          <w:noProof/>
          <w:szCs w:val="20"/>
        </w:rPr>
        <w:t>Nash and Sutcliffe, 1970</w:t>
      </w:r>
      <w:r w:rsidR="00870B52" w:rsidRPr="007F5A23">
        <w:rPr>
          <w:szCs w:val="20"/>
        </w:rPr>
        <w:fldChar w:fldCharType="end"/>
      </w:r>
      <w:r w:rsidR="00870B52">
        <w:rPr>
          <w:szCs w:val="20"/>
        </w:rPr>
        <w:t xml:space="preserve">), we present the corresponding equations. </w:t>
      </w:r>
      <w:r w:rsidR="00B42DC8">
        <w:rPr>
          <w:szCs w:val="20"/>
        </w:rPr>
        <w:t xml:space="preserve">We used the original </w:t>
      </w:r>
      <w:r w:rsidR="00B42DC8" w:rsidRPr="00F83A82">
        <w:rPr>
          <w:i/>
          <w:szCs w:val="20"/>
        </w:rPr>
        <w:t>KGE</w:t>
      </w:r>
      <w:r w:rsidR="00B42DC8">
        <w:rPr>
          <w:szCs w:val="20"/>
        </w:rPr>
        <w:t xml:space="preserve"> proposed in </w:t>
      </w:r>
      <w:r w:rsidR="00B42DC8">
        <w:rPr>
          <w:szCs w:val="20"/>
        </w:rPr>
        <w:fldChar w:fldCharType="begin"/>
      </w:r>
      <w:r w:rsidR="007D4686">
        <w:rPr>
          <w:szCs w:val="20"/>
        </w:rPr>
        <w:instrText xml:space="preserve"> ADDIN EN.CITE &lt;EndNote&gt;&lt;Cite AuthorYear="1"&gt;&lt;Author&gt;Gupta&lt;/Author&gt;&lt;Year&gt;2009&lt;/Year&gt;&lt;RecNum&gt;5235&lt;/RecNum&gt;&lt;DisplayText&gt;Gupta et al. (2009)&lt;/DisplayText&gt;&lt;record&gt;&lt;rec-number&gt;5235&lt;/rec-number&gt;&lt;foreign-keys&gt;&lt;key app="EN" db-id="as2xxwpxqarpfueswzaptteowpv9fxxss5pa" timestamp="1569925897"&gt;5235&lt;/key&gt;&lt;/foreign-keys&gt;&lt;ref-type name="Journal Article"&gt;17&lt;/ref-type&gt;&lt;contributors&gt;&lt;authors&gt;&lt;author&gt;Gupta, Hoshin V&lt;/author&gt;&lt;author&gt;Kling, Harald&lt;/author&gt;&lt;author&gt;Yilmaz, Koray K&lt;/author&gt;&lt;author&gt;Martinez, Guillermo F&lt;/author&gt;&lt;/authors&gt;&lt;/contributors&gt;&lt;titles&gt;&lt;title&gt;Decomposition of the mean squared error and NSE performance criteria: Implications for improving hydrological modelling&lt;/title&gt;&lt;secondary-title&gt;Journal of Hydrology&lt;/secondary-title&gt;&lt;/titles&gt;&lt;periodical&gt;&lt;full-title&gt;Journal of Hydrology&lt;/full-title&gt;&lt;/periodical&gt;&lt;pages&gt;80-91&lt;/pages&gt;&lt;volume&gt;377&lt;/volume&gt;&lt;number&gt;1&lt;/number&gt;&lt;dates&gt;&lt;year&gt;2009&lt;/year&gt;&lt;/dates&gt;&lt;isbn&gt;0022-1694&lt;/isbn&gt;&lt;urls&gt;&lt;/urls&gt;&lt;custom1&gt;Gupta2009&lt;/custom1&gt;&lt;custom3&gt;streamflow from 49 austrian basins&lt;/custom3&gt;&lt;custom4&gt;decomposing NSE into three terms&amp;#xD;&amp;#xD;regression of optima for calibration period vs validation period&amp;#xD;&amp;#xD;difference between normalized parameter values after optimization for NSE and KGE&amp;#xD;&amp;#xD;evaluating the change in different metric components when using different objective functions&lt;/custom4&gt;&lt;custom5&gt;maximizing of NSE leads to underestimation of flow variability due to interplay between r and alpha. This results in the underestimation of peak flow events&amp;#xD;&amp;#xD;r contribution dominates in optimal parameter sets&amp;#xD;&amp;#xD;Calibration with both NSE and KGE leads to similar parameter sets&lt;/custom5&gt;&lt;custom6&gt;model calibration is a multi-objective problem&lt;/custom6&gt;&lt;electronic-resource-num&gt;10.1016/j.jhydrol.2009.08.003&lt;/electronic-resource-num&gt;&lt;/record&gt;&lt;/Cite&gt;&lt;/EndNote&gt;</w:instrText>
      </w:r>
      <w:r w:rsidR="00B42DC8">
        <w:rPr>
          <w:szCs w:val="20"/>
        </w:rPr>
        <w:fldChar w:fldCharType="separate"/>
      </w:r>
      <w:r w:rsidR="00B42DC8">
        <w:rPr>
          <w:noProof/>
          <w:szCs w:val="20"/>
        </w:rPr>
        <w:t>Gupta et al. (2009)</w:t>
      </w:r>
      <w:r w:rsidR="00B42DC8">
        <w:rPr>
          <w:szCs w:val="20"/>
        </w:rPr>
        <w:fldChar w:fldCharType="end"/>
      </w:r>
      <w:r w:rsidR="00B42DC8">
        <w:rPr>
          <w:szCs w:val="20"/>
        </w:rPr>
        <w:t>:</w:t>
      </w:r>
    </w:p>
    <w:p w14:paraId="76ED4696" w14:textId="3300FC86" w:rsidR="00356AA9" w:rsidRPr="007F5A23" w:rsidRDefault="00F43485" w:rsidP="00073244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KGE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β-1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α-1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proofErr w:type="gramStart"/>
      <w:r w:rsidRPr="007F5A23">
        <w:rPr>
          <w:szCs w:val="20"/>
        </w:rPr>
        <w:t>,</w:t>
      </w:r>
      <w:r w:rsidR="00D5261D">
        <w:rPr>
          <w:szCs w:val="20"/>
        </w:rPr>
        <w:t xml:space="preserve">  </w:t>
      </w:r>
      <w:r w:rsidR="00D5261D">
        <w:rPr>
          <w:szCs w:val="20"/>
        </w:rPr>
        <w:tab/>
      </w:r>
      <w:proofErr w:type="gramEnd"/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  <w:t xml:space="preserve">  (16</w:t>
      </w:r>
      <w:r w:rsidR="00386D75" w:rsidRPr="007F5A23">
        <w:rPr>
          <w:szCs w:val="20"/>
        </w:rPr>
        <w:t>)</w:t>
      </w:r>
    </w:p>
    <w:p w14:paraId="155B73A9" w14:textId="19FF3CBA" w:rsidR="00F43485" w:rsidRPr="007F5A23" w:rsidRDefault="00600A52" w:rsidP="00073244">
      <w:pPr>
        <w:rPr>
          <w:szCs w:val="20"/>
        </w:rPr>
      </w:pPr>
      <w:r>
        <w:rPr>
          <w:szCs w:val="20"/>
        </w:rPr>
        <w:t xml:space="preserve">where </w:t>
      </w:r>
      <w:r>
        <w:rPr>
          <w:i/>
          <w:szCs w:val="20"/>
        </w:rPr>
        <w:sym w:font="Symbol" w:char="F061"/>
      </w:r>
      <w:r>
        <w:rPr>
          <w:szCs w:val="20"/>
        </w:rPr>
        <w:t xml:space="preserve"> represents the flow vari</w:t>
      </w:r>
      <w:ins w:id="52" w:author="robin" w:date="2020-01-02T18:51:00Z">
        <w:r w:rsidR="0047381B">
          <w:rPr>
            <w:szCs w:val="20"/>
          </w:rPr>
          <w:t>a</w:t>
        </w:r>
      </w:ins>
      <w:r>
        <w:rPr>
          <w:szCs w:val="20"/>
        </w:rPr>
        <w:t xml:space="preserve">bility error, </w:t>
      </w:r>
      <w:r w:rsidRPr="00600A52">
        <w:rPr>
          <w:i/>
          <w:szCs w:val="20"/>
        </w:rPr>
        <w:sym w:font="Symbol" w:char="F062"/>
      </w:r>
      <w:r>
        <w:rPr>
          <w:szCs w:val="20"/>
        </w:rPr>
        <w:t xml:space="preserve"> is the bias term and </w:t>
      </w:r>
      <w:r w:rsidRPr="00600A52">
        <w:rPr>
          <w:i/>
          <w:szCs w:val="20"/>
        </w:rPr>
        <w:t>r</w:t>
      </w:r>
      <w:r>
        <w:rPr>
          <w:szCs w:val="20"/>
        </w:rPr>
        <w:t xml:space="preserve"> shows the linear correlation between simulations and observations (Eq. (16)):</w:t>
      </w:r>
    </w:p>
    <w:p w14:paraId="6F509541" w14:textId="08224242" w:rsidR="00F43485" w:rsidRPr="007F5A23" w:rsidRDefault="00F43485" w:rsidP="00073244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KGE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proofErr w:type="gramStart"/>
      <w:r w:rsidRPr="007F5A23">
        <w:rPr>
          <w:szCs w:val="20"/>
        </w:rPr>
        <w:t>,</w:t>
      </w:r>
      <w:r w:rsidR="00D5261D">
        <w:rPr>
          <w:szCs w:val="20"/>
        </w:rPr>
        <w:t xml:space="preserve">  </w:t>
      </w:r>
      <w:r w:rsidR="00D5261D">
        <w:rPr>
          <w:szCs w:val="20"/>
        </w:rPr>
        <w:tab/>
      </w:r>
      <w:proofErr w:type="gramEnd"/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  <w:t xml:space="preserve">  (17</w:t>
      </w:r>
      <w:r w:rsidR="00386D75" w:rsidRPr="007F5A23">
        <w:rPr>
          <w:szCs w:val="20"/>
        </w:rPr>
        <w:t>)</w:t>
      </w:r>
    </w:p>
    <w:p w14:paraId="460F59C5" w14:textId="74BB9CF1" w:rsidR="00534DD5" w:rsidRPr="00E9617E" w:rsidRDefault="00600A52" w:rsidP="00073244">
      <w:pPr>
        <w:rPr>
          <w:szCs w:val="20"/>
        </w:rPr>
      </w:pPr>
      <w:r w:rsidRPr="00600A52">
        <w:rPr>
          <w:szCs w:val="20"/>
        </w:rPr>
        <w:lastRenderedPageBreak/>
        <w:t xml:space="preserve">where </w:t>
      </w:r>
      <w:r w:rsidR="00E9617E" w:rsidRPr="00600A52">
        <w:rPr>
          <w:i/>
          <w:szCs w:val="20"/>
        </w:rPr>
        <w:sym w:font="Symbol" w:char="F073"/>
      </w:r>
      <w:proofErr w:type="spellStart"/>
      <w:r w:rsidR="00E9617E" w:rsidRPr="00600A52">
        <w:rPr>
          <w:i/>
          <w:szCs w:val="20"/>
          <w:vertAlign w:val="subscript"/>
        </w:rPr>
        <w:t>obs</w:t>
      </w:r>
      <w:proofErr w:type="spellEnd"/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 xml:space="preserve">is the standard deviation in observations, </w:t>
      </w:r>
      <w:r w:rsidR="00E9617E" w:rsidRPr="00600A52">
        <w:rPr>
          <w:i/>
          <w:szCs w:val="20"/>
        </w:rPr>
        <w:sym w:font="Symbol" w:char="F073"/>
      </w:r>
      <w:r w:rsidR="00E9617E" w:rsidRPr="00600A52">
        <w:rPr>
          <w:i/>
          <w:szCs w:val="20"/>
          <w:vertAlign w:val="subscript"/>
        </w:rPr>
        <w:t>sim</w:t>
      </w:r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>the standard deviation in simulations,</w:t>
      </w:r>
      <w:r w:rsidR="00E9617E" w:rsidRPr="00600A52">
        <w:rPr>
          <w:i/>
          <w:szCs w:val="20"/>
        </w:rPr>
        <w:t xml:space="preserve"> </w:t>
      </w:r>
      <w:r w:rsidRPr="00600A52">
        <w:rPr>
          <w:i/>
          <w:szCs w:val="20"/>
          <w:lang w:val="de-DE"/>
        </w:rPr>
        <w:sym w:font="Symbol" w:char="F06D"/>
      </w:r>
      <w:proofErr w:type="spellStart"/>
      <w:r w:rsidRPr="00600A52">
        <w:rPr>
          <w:i/>
          <w:szCs w:val="20"/>
          <w:vertAlign w:val="subscript"/>
        </w:rPr>
        <w:t>obs</w:t>
      </w:r>
      <w:proofErr w:type="spellEnd"/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 xml:space="preserve">the arithmetic </w:t>
      </w:r>
      <w:proofErr w:type="gramStart"/>
      <w:r w:rsidR="00E9617E">
        <w:rPr>
          <w:szCs w:val="20"/>
        </w:rPr>
        <w:t>mean</w:t>
      </w:r>
      <w:proofErr w:type="gramEnd"/>
      <w:r w:rsidR="00E9617E">
        <w:rPr>
          <w:szCs w:val="20"/>
        </w:rPr>
        <w:t xml:space="preserve"> of observations, and</w:t>
      </w:r>
      <w:r w:rsidRPr="00600A52">
        <w:rPr>
          <w:i/>
          <w:szCs w:val="20"/>
        </w:rPr>
        <w:t xml:space="preserve"> </w:t>
      </w:r>
      <w:r w:rsidRPr="00600A52">
        <w:rPr>
          <w:i/>
          <w:szCs w:val="20"/>
          <w:lang w:val="de-DE"/>
        </w:rPr>
        <w:sym w:font="Symbol" w:char="F06D"/>
      </w:r>
      <w:r w:rsidRPr="00600A52">
        <w:rPr>
          <w:i/>
          <w:szCs w:val="20"/>
          <w:vertAlign w:val="subscript"/>
        </w:rPr>
        <w:t>sim</w:t>
      </w:r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>the arithmetic mean of simulations.</w:t>
      </w:r>
    </w:p>
    <w:p w14:paraId="72F79A9B" w14:textId="494F4EE5" w:rsidR="00DE6C26" w:rsidRPr="007F5A23" w:rsidRDefault="00E9617E" w:rsidP="00073244">
      <w:pPr>
        <w:rPr>
          <w:szCs w:val="20"/>
        </w:rPr>
      </w:pPr>
      <w:r>
        <w:rPr>
          <w:szCs w:val="20"/>
        </w:rPr>
        <w:t>We calculated the m</w:t>
      </w:r>
      <w:r w:rsidR="00DE6C26" w:rsidRPr="007F5A23">
        <w:rPr>
          <w:szCs w:val="20"/>
        </w:rPr>
        <w:t>ean flow benchmark of Kling-Gupta Efficiency (</w:t>
      </w:r>
      <w:proofErr w:type="spellStart"/>
      <w:r w:rsidR="00F83A82" w:rsidRPr="00F83A82">
        <w:rPr>
          <w:i/>
          <w:szCs w:val="20"/>
        </w:rPr>
        <w:t>KGE</w:t>
      </w:r>
      <w:r w:rsidR="00F83A82" w:rsidRPr="00F83A82">
        <w:rPr>
          <w:i/>
          <w:szCs w:val="20"/>
          <w:vertAlign w:val="subscript"/>
        </w:rPr>
        <w:t>mfb</w:t>
      </w:r>
      <w:proofErr w:type="spellEnd"/>
      <w:r w:rsidR="00DE6C26" w:rsidRPr="007F5A23">
        <w:rPr>
          <w:szCs w:val="20"/>
        </w:rPr>
        <w:t>)</w:t>
      </w:r>
      <w:r>
        <w:rPr>
          <w:szCs w:val="20"/>
        </w:rPr>
        <w:t xml:space="preserve"> recently proposed by </w:t>
      </w:r>
      <w:r>
        <w:rPr>
          <w:szCs w:val="20"/>
        </w:rPr>
        <w:fldChar w:fldCharType="begin"/>
      </w:r>
      <w:r>
        <w:rPr>
          <w:szCs w:val="20"/>
        </w:rPr>
        <w:instrText xml:space="preserve"> ADDIN EN.CITE &lt;EndNote&gt;&lt;Cite AuthorYear="1"&gt;&lt;Author&gt;Knoben&lt;/Author&gt;&lt;Year&gt;2019&lt;/Year&gt;&lt;RecNum&gt;5173&lt;/RecNum&gt;&lt;DisplayText&gt;Knoben et al. (2019)&lt;/DisplayText&gt;&lt;record&gt;&lt;rec-number&gt;5173&lt;/rec-number&gt;&lt;foreign-keys&gt;&lt;key app="EN" db-id="as2xxwpxqarpfueswzaptteowpv9fxxss5pa" timestamp="1561463153"&gt;5173&lt;/key&gt;&lt;/foreign-keys&gt;&lt;ref-type name="Journal Article"&gt;17&lt;/ref-type&gt;&lt;contributors&gt;&lt;authors&gt;&lt;author&gt;Knoben, W. J. M.&lt;/author&gt;&lt;author&gt;Freer, J. E.&lt;/author&gt;&lt;author&gt;Fowler, K. J. A.&lt;/author&gt;&lt;author&gt;Peel, M. C.&lt;/author&gt;&lt;author&gt;Woods, R. A.&lt;/author&gt;&lt;/authors&gt;&lt;/contributors&gt;&lt;titles&gt;&lt;title&gt;Modular Assessment of Rainfall–Runoff Models Toolbox (MARRMoT) v1.2: an open-source, extendable framework providing implementations of 46 conceptual hydrologic models as continuous state-space formulations&lt;/title&gt;&lt;secondary-title&gt;Geosci. Model Dev.&lt;/secondary-title&gt;&lt;/titles&gt;&lt;periodical&gt;&lt;full-title&gt;Geosci. Model Dev.&lt;/full-title&gt;&lt;/periodical&gt;&lt;pages&gt;2463-2480&lt;/pages&gt;&lt;volume&gt;12&lt;/volume&gt;&lt;number&gt;6&lt;/number&gt;&lt;dates&gt;&lt;year&gt;2019&lt;/year&gt;&lt;/dates&gt;&lt;publisher&gt;Copernicus Publications&lt;/publisher&gt;&lt;isbn&gt;1991-9603&lt;/isbn&gt;&lt;urls&gt;&lt;related-urls&gt;&lt;url&gt;https://www.geosci-model-dev.net/12/2463/2019/&lt;/url&gt;&lt;/related-urls&gt;&lt;/urls&gt;&lt;custom1&gt;Knoben2019&lt;/custom1&gt;&lt;electronic-resource-num&gt;10.5194/gmd-12-2463-2019&lt;/electronic-resource-num&gt;&lt;/record&gt;&lt;/Cite&gt;&lt;/EndNote&gt;</w:instrText>
      </w:r>
      <w:r>
        <w:rPr>
          <w:szCs w:val="20"/>
        </w:rPr>
        <w:fldChar w:fldCharType="separate"/>
      </w:r>
      <w:r>
        <w:rPr>
          <w:noProof/>
          <w:szCs w:val="20"/>
        </w:rPr>
        <w:t>Knoben et al. (2019)</w:t>
      </w:r>
      <w:r>
        <w:rPr>
          <w:szCs w:val="20"/>
        </w:rPr>
        <w:fldChar w:fldCharType="end"/>
      </w:r>
      <w:r>
        <w:rPr>
          <w:szCs w:val="20"/>
        </w:rPr>
        <w:t>:</w:t>
      </w:r>
    </w:p>
    <w:p w14:paraId="2EB30318" w14:textId="3B342018" w:rsidR="009612B6" w:rsidRDefault="00186073" w:rsidP="009612B6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KGE</m:t>
            </m:r>
          </m:e>
          <m:sub>
            <m:r>
              <w:rPr>
                <w:rFonts w:ascii="Cambria Math" w:hAnsi="Cambria Math"/>
                <w:szCs w:val="20"/>
              </w:rPr>
              <m:t>mfb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0"/>
                          </w:rPr>
                          <m:t>0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(0-1)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proofErr w:type="gramStart"/>
      <w:r w:rsidR="009612B6" w:rsidRPr="007F5A23">
        <w:rPr>
          <w:szCs w:val="20"/>
        </w:rPr>
        <w:t>,</w:t>
      </w:r>
      <w:r w:rsidR="00D5261D">
        <w:rPr>
          <w:szCs w:val="20"/>
        </w:rPr>
        <w:t xml:space="preserve">  </w:t>
      </w:r>
      <w:r w:rsidR="00D5261D">
        <w:rPr>
          <w:szCs w:val="20"/>
        </w:rPr>
        <w:tab/>
      </w:r>
      <w:proofErr w:type="gramEnd"/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  <w:t xml:space="preserve">  (18</w:t>
      </w:r>
      <w:r w:rsidR="009612B6" w:rsidRPr="007F5A23">
        <w:rPr>
          <w:szCs w:val="20"/>
        </w:rPr>
        <w:t>)</w:t>
      </w:r>
    </w:p>
    <w:p w14:paraId="46AB5EB1" w14:textId="6A1EF020" w:rsidR="00237C68" w:rsidRPr="007F5A23" w:rsidRDefault="00237C68" w:rsidP="009612B6">
      <w:pPr>
        <w:rPr>
          <w:szCs w:val="20"/>
        </w:rPr>
      </w:pPr>
      <w:r>
        <w:rPr>
          <w:szCs w:val="20"/>
        </w:rPr>
        <w:t>and used the benchmark to calculate the s</w:t>
      </w:r>
      <w:ins w:id="53" w:author="anonym" w:date="2020-01-02T11:23:00Z">
        <w:r w:rsidR="00824525">
          <w:rPr>
            <w:szCs w:val="20"/>
          </w:rPr>
          <w:t>k</w:t>
        </w:r>
      </w:ins>
      <w:del w:id="54" w:author="anonym" w:date="2020-01-02T11:23:00Z">
        <w:r w:rsidDel="00824525">
          <w:rPr>
            <w:szCs w:val="20"/>
          </w:rPr>
          <w:delText>c</w:delText>
        </w:r>
      </w:del>
      <w:r>
        <w:rPr>
          <w:szCs w:val="20"/>
        </w:rPr>
        <w:t>ill score (</w:t>
      </w:r>
      <w:proofErr w:type="spellStart"/>
      <w:r w:rsidRPr="00237C68">
        <w:rPr>
          <w:i/>
          <w:szCs w:val="20"/>
        </w:rPr>
        <w:t>KGE</w:t>
      </w:r>
      <w:r w:rsidRPr="00237C68">
        <w:rPr>
          <w:i/>
          <w:szCs w:val="20"/>
          <w:vertAlign w:val="subscript"/>
        </w:rPr>
        <w:t>s</w:t>
      </w:r>
      <w:ins w:id="55" w:author="robin" w:date="2020-01-02T12:51:00Z">
        <w:r w:rsidR="0002257D">
          <w:rPr>
            <w:i/>
            <w:szCs w:val="20"/>
            <w:vertAlign w:val="subscript"/>
          </w:rPr>
          <w:t>k</w:t>
        </w:r>
      </w:ins>
      <w:del w:id="56" w:author="robin" w:date="2020-01-02T12:51:00Z">
        <w:r w:rsidRPr="00237C68" w:rsidDel="0002257D">
          <w:rPr>
            <w:i/>
            <w:szCs w:val="20"/>
            <w:vertAlign w:val="subscript"/>
          </w:rPr>
          <w:delText>c</w:delText>
        </w:r>
      </w:del>
      <w:r w:rsidRPr="00237C68">
        <w:rPr>
          <w:i/>
          <w:szCs w:val="20"/>
          <w:vertAlign w:val="subscript"/>
        </w:rPr>
        <w:t>ill</w:t>
      </w:r>
      <w:proofErr w:type="spellEnd"/>
      <w:r>
        <w:rPr>
          <w:i/>
          <w:szCs w:val="20"/>
          <w:vertAlign w:val="subscript"/>
        </w:rPr>
        <w:t xml:space="preserve"> </w:t>
      </w:r>
      <w:r w:rsidRPr="00237C68">
        <w:rPr>
          <w:i/>
          <w:szCs w:val="20"/>
          <w:vertAlign w:val="subscript"/>
        </w:rPr>
        <w:t>score</w:t>
      </w:r>
      <w:r w:rsidRPr="00237C68">
        <w:rPr>
          <w:i/>
          <w:szCs w:val="20"/>
        </w:rPr>
        <w:t>;</w:t>
      </w:r>
      <w:r>
        <w:rPr>
          <w:i/>
          <w:szCs w:val="20"/>
        </w:rPr>
        <w:t xml:space="preserve"> </w:t>
      </w:r>
      <w:r w:rsidRPr="00237C68">
        <w:rPr>
          <w:szCs w:val="20"/>
        </w:rPr>
        <w:t>Eq. (19)</w:t>
      </w:r>
      <w:r>
        <w:rPr>
          <w:szCs w:val="20"/>
        </w:rPr>
        <w:t>):</w:t>
      </w:r>
    </w:p>
    <w:p w14:paraId="22630549" w14:textId="77777777" w:rsidR="00FB55E8" w:rsidRPr="007F5A23" w:rsidRDefault="00FB55E8" w:rsidP="009612B6">
      <w:pPr>
        <w:rPr>
          <w:szCs w:val="20"/>
        </w:rPr>
      </w:pPr>
    </w:p>
    <w:p w14:paraId="5AED8D50" w14:textId="101FD65F" w:rsidR="00FB55E8" w:rsidRPr="007F5A23" w:rsidRDefault="00186073" w:rsidP="009612B6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KGE</m:t>
            </m:r>
          </m:e>
          <m:sub>
            <m:r>
              <w:rPr>
                <w:rFonts w:ascii="Cambria Math" w:hAnsi="Cambria Math"/>
                <w:szCs w:val="20"/>
              </w:rPr>
              <m:t>skill score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 xml:space="preserve">KGE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KGE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  <w:szCs w:val="20"/>
              </w:rPr>
              <m:t xml:space="preserve">1 -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KGE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mfb</m:t>
                </m:r>
              </m:sub>
            </m:sSub>
          </m:den>
        </m:f>
      </m:oMath>
      <w:proofErr w:type="gramStart"/>
      <w:r w:rsidR="00FB55E8" w:rsidRPr="007F5A23">
        <w:rPr>
          <w:szCs w:val="20"/>
        </w:rPr>
        <w:t xml:space="preserve">,  </w:t>
      </w:r>
      <w:r w:rsidR="00FB55E8" w:rsidRPr="007F5A23">
        <w:rPr>
          <w:szCs w:val="20"/>
        </w:rPr>
        <w:tab/>
      </w:r>
      <w:proofErr w:type="gramEnd"/>
      <w:r w:rsidR="00FB55E8" w:rsidRPr="007F5A23">
        <w:rPr>
          <w:szCs w:val="20"/>
        </w:rPr>
        <w:tab/>
      </w:r>
      <w:r w:rsidR="00FB55E8" w:rsidRPr="007F5A23">
        <w:rPr>
          <w:szCs w:val="20"/>
        </w:rPr>
        <w:tab/>
      </w:r>
      <w:r w:rsidR="00FB55E8" w:rsidRPr="007F5A23">
        <w:rPr>
          <w:szCs w:val="20"/>
        </w:rPr>
        <w:tab/>
      </w:r>
      <w:r w:rsidR="00FB55E8" w:rsidRPr="007F5A23">
        <w:rPr>
          <w:szCs w:val="20"/>
        </w:rPr>
        <w:tab/>
      </w:r>
      <w:r w:rsidR="00FB55E8" w:rsidRPr="007F5A23">
        <w:rPr>
          <w:szCs w:val="20"/>
        </w:rPr>
        <w:tab/>
      </w:r>
      <w:r w:rsidR="00FB55E8" w:rsidRPr="007F5A23">
        <w:rPr>
          <w:szCs w:val="20"/>
        </w:rPr>
        <w:tab/>
      </w:r>
      <w:r w:rsidR="00AE1505" w:rsidRPr="007F5A23">
        <w:rPr>
          <w:szCs w:val="20"/>
        </w:rPr>
        <w:tab/>
      </w:r>
      <w:r w:rsidR="00AE1505" w:rsidRPr="007F5A23">
        <w:rPr>
          <w:szCs w:val="20"/>
        </w:rPr>
        <w:tab/>
      </w:r>
      <w:r w:rsidR="00AE1505" w:rsidRPr="007F5A23">
        <w:rPr>
          <w:szCs w:val="20"/>
        </w:rPr>
        <w:tab/>
      </w:r>
      <w:r w:rsidR="00D5261D">
        <w:rPr>
          <w:szCs w:val="20"/>
        </w:rPr>
        <w:t>(19</w:t>
      </w:r>
      <w:r w:rsidR="00FB55E8" w:rsidRPr="007F5A23">
        <w:rPr>
          <w:szCs w:val="20"/>
        </w:rPr>
        <w:t>)</w:t>
      </w:r>
    </w:p>
    <w:p w14:paraId="584283A7" w14:textId="25C7E07F" w:rsidR="00F43485" w:rsidRPr="007F5A23" w:rsidRDefault="000F5FEC" w:rsidP="00073244">
      <w:pPr>
        <w:rPr>
          <w:szCs w:val="20"/>
        </w:rPr>
      </w:pPr>
      <w:proofErr w:type="spellStart"/>
      <w:r w:rsidRPr="00237C68">
        <w:rPr>
          <w:i/>
          <w:szCs w:val="20"/>
        </w:rPr>
        <w:t>KGE</w:t>
      </w:r>
      <w:r w:rsidRPr="00237C68">
        <w:rPr>
          <w:i/>
          <w:szCs w:val="20"/>
          <w:vertAlign w:val="subscript"/>
        </w:rPr>
        <w:t>s</w:t>
      </w:r>
      <w:r>
        <w:rPr>
          <w:i/>
          <w:szCs w:val="20"/>
          <w:vertAlign w:val="subscript"/>
        </w:rPr>
        <w:t>k</w:t>
      </w:r>
      <w:r w:rsidRPr="00237C68">
        <w:rPr>
          <w:i/>
          <w:szCs w:val="20"/>
          <w:vertAlign w:val="subscript"/>
        </w:rPr>
        <w:t>ill</w:t>
      </w:r>
      <w:proofErr w:type="spellEnd"/>
      <w:r>
        <w:rPr>
          <w:i/>
          <w:szCs w:val="20"/>
          <w:vertAlign w:val="subscript"/>
        </w:rPr>
        <w:t xml:space="preserve"> </w:t>
      </w:r>
      <w:r w:rsidRPr="00237C68">
        <w:rPr>
          <w:i/>
          <w:szCs w:val="20"/>
          <w:vertAlign w:val="subscript"/>
        </w:rPr>
        <w:t>score</w:t>
      </w:r>
      <w:r>
        <w:rPr>
          <w:i/>
          <w:szCs w:val="20"/>
          <w:vertAlign w:val="subscript"/>
        </w:rPr>
        <w:t xml:space="preserve"> </w:t>
      </w:r>
      <w:r w:rsidRPr="000F5FEC">
        <w:rPr>
          <w:szCs w:val="20"/>
        </w:rPr>
        <w:t>&gt;</w:t>
      </w:r>
      <w:r>
        <w:rPr>
          <w:szCs w:val="20"/>
        </w:rPr>
        <w:t xml:space="preserve"> 0 indicate a better performance than the mean flow whereas </w:t>
      </w:r>
      <w:proofErr w:type="spellStart"/>
      <w:r w:rsidRPr="00237C68">
        <w:rPr>
          <w:i/>
          <w:szCs w:val="20"/>
        </w:rPr>
        <w:t>KGE</w:t>
      </w:r>
      <w:r w:rsidRPr="00237C68">
        <w:rPr>
          <w:i/>
          <w:szCs w:val="20"/>
          <w:vertAlign w:val="subscript"/>
        </w:rPr>
        <w:t>s</w:t>
      </w:r>
      <w:r>
        <w:rPr>
          <w:i/>
          <w:szCs w:val="20"/>
          <w:vertAlign w:val="subscript"/>
        </w:rPr>
        <w:t>k</w:t>
      </w:r>
      <w:r w:rsidRPr="00237C68">
        <w:rPr>
          <w:i/>
          <w:szCs w:val="20"/>
          <w:vertAlign w:val="subscript"/>
        </w:rPr>
        <w:t>ill</w:t>
      </w:r>
      <w:proofErr w:type="spellEnd"/>
      <w:r>
        <w:rPr>
          <w:i/>
          <w:szCs w:val="20"/>
          <w:vertAlign w:val="subscript"/>
        </w:rPr>
        <w:t xml:space="preserve"> </w:t>
      </w:r>
      <w:r w:rsidRPr="00237C68">
        <w:rPr>
          <w:i/>
          <w:szCs w:val="20"/>
          <w:vertAlign w:val="subscript"/>
        </w:rPr>
        <w:t>score</w:t>
      </w:r>
      <w:r>
        <w:rPr>
          <w:i/>
          <w:szCs w:val="20"/>
          <w:vertAlign w:val="subscript"/>
        </w:rPr>
        <w:t xml:space="preserve"> </w:t>
      </w:r>
      <w:r>
        <w:rPr>
          <w:szCs w:val="20"/>
        </w:rPr>
        <w:t>&lt; 0 indicates that simulations perform worse than the mean flow benchmark.</w:t>
      </w:r>
    </w:p>
    <w:p w14:paraId="34A06A5F" w14:textId="6EA00147" w:rsidR="00534DD5" w:rsidRPr="007F5A23" w:rsidRDefault="00534DD5" w:rsidP="00073244">
      <w:pPr>
        <w:rPr>
          <w:szCs w:val="20"/>
        </w:rPr>
      </w:pPr>
      <w:r w:rsidRPr="007F5A23">
        <w:rPr>
          <w:szCs w:val="20"/>
        </w:rPr>
        <w:t>Nash-Sutcliffe Efficiency</w:t>
      </w:r>
      <w:r w:rsidR="000F5FEC">
        <w:rPr>
          <w:szCs w:val="20"/>
        </w:rPr>
        <w:t xml:space="preserve"> </w:t>
      </w:r>
      <w:r w:rsidR="000F5FEC" w:rsidRPr="007F5A23">
        <w:rPr>
          <w:szCs w:val="20"/>
        </w:rPr>
        <w:t xml:space="preserve">(NSE; </w:t>
      </w:r>
      <w:r w:rsidR="000F5FEC" w:rsidRPr="007F5A23">
        <w:rPr>
          <w:szCs w:val="20"/>
        </w:rPr>
        <w:fldChar w:fldCharType="begin"/>
      </w:r>
      <w:r w:rsidR="000F5FEC" w:rsidRPr="007F5A23">
        <w:rPr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0F5FEC" w:rsidRPr="007F5A23">
        <w:rPr>
          <w:szCs w:val="20"/>
        </w:rPr>
        <w:fldChar w:fldCharType="separate"/>
      </w:r>
      <w:r w:rsidR="000F5FEC" w:rsidRPr="007F5A23">
        <w:rPr>
          <w:noProof/>
          <w:szCs w:val="20"/>
        </w:rPr>
        <w:t>Nash and Sutcliffe, 1970</w:t>
      </w:r>
      <w:r w:rsidR="000F5FEC" w:rsidRPr="007F5A23">
        <w:rPr>
          <w:szCs w:val="20"/>
        </w:rPr>
        <w:fldChar w:fldCharType="end"/>
      </w:r>
      <w:r w:rsidR="000F5FEC" w:rsidRPr="007F5A23">
        <w:rPr>
          <w:szCs w:val="20"/>
        </w:rPr>
        <w:t>)</w:t>
      </w:r>
      <w:r w:rsidR="000F5FEC">
        <w:rPr>
          <w:szCs w:val="20"/>
        </w:rPr>
        <w:t xml:space="preserve"> calculates as follows (Eq. (20)):</w:t>
      </w:r>
      <w:r w:rsidRPr="007F5A23">
        <w:rPr>
          <w:szCs w:val="20"/>
        </w:rPr>
        <w:t xml:space="preserve"> </w:t>
      </w:r>
    </w:p>
    <w:p w14:paraId="4716706A" w14:textId="6D512A27" w:rsidR="00F43485" w:rsidRPr="007F5A23" w:rsidRDefault="00F43485" w:rsidP="00073244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NSE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Cs w:val="20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sim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Cs w:val="20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obs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 xml:space="preserve">) 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</m:e>
            </m:nary>
          </m:den>
        </m:f>
      </m:oMath>
      <w:proofErr w:type="gramStart"/>
      <w:r w:rsidRPr="007F5A23">
        <w:rPr>
          <w:szCs w:val="20"/>
        </w:rPr>
        <w:t>,</w:t>
      </w:r>
      <w:r w:rsidR="00D5261D">
        <w:rPr>
          <w:szCs w:val="20"/>
        </w:rPr>
        <w:t xml:space="preserve">   </w:t>
      </w:r>
      <w:proofErr w:type="gramEnd"/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  <w:t>(20</w:t>
      </w:r>
      <w:r w:rsidR="00386D75" w:rsidRPr="007F5A23">
        <w:rPr>
          <w:szCs w:val="20"/>
        </w:rPr>
        <w:t>)</w:t>
      </w:r>
    </w:p>
    <w:p w14:paraId="253C2604" w14:textId="3FFCA0BE" w:rsidR="00845EAB" w:rsidRPr="00845EAB" w:rsidRDefault="00F3535C" w:rsidP="00845EAB">
      <w:pPr>
        <w:rPr>
          <w:szCs w:val="20"/>
        </w:rPr>
      </w:pPr>
      <w:r>
        <w:rPr>
          <w:szCs w:val="20"/>
        </w:rPr>
        <w:t xml:space="preserve">where </w:t>
      </w:r>
      <w:r w:rsidRPr="006403EF">
        <w:rPr>
          <w:i/>
          <w:szCs w:val="20"/>
        </w:rPr>
        <w:t>T</w:t>
      </w:r>
      <w:r>
        <w:rPr>
          <w:szCs w:val="20"/>
        </w:rPr>
        <w:t xml:space="preserve"> is the total number of time steps, </w:t>
      </w:r>
      <w:proofErr w:type="spellStart"/>
      <w:r w:rsidRPr="006403EF">
        <w:rPr>
          <w:i/>
          <w:szCs w:val="20"/>
        </w:rPr>
        <w:t>Q</w:t>
      </w:r>
      <w:r w:rsidRPr="006403EF">
        <w:rPr>
          <w:i/>
          <w:sz w:val="16"/>
          <w:szCs w:val="20"/>
          <w:vertAlign w:val="subscript"/>
        </w:rPr>
        <w:t>sim</w:t>
      </w:r>
      <w:proofErr w:type="spellEnd"/>
      <w:r w:rsidRPr="006403EF">
        <w:rPr>
          <w:i/>
          <w:szCs w:val="20"/>
        </w:rPr>
        <w:t xml:space="preserve"> (t)</w:t>
      </w:r>
      <w:r>
        <w:rPr>
          <w:szCs w:val="20"/>
        </w:rPr>
        <w:t xml:space="preserve"> the simulated streamflow at time </w:t>
      </w:r>
      <w:r w:rsidRPr="006403EF">
        <w:rPr>
          <w:i/>
          <w:szCs w:val="20"/>
        </w:rPr>
        <w:t>t</w:t>
      </w:r>
      <w:r>
        <w:rPr>
          <w:szCs w:val="20"/>
        </w:rPr>
        <w:t xml:space="preserve">, </w:t>
      </w:r>
      <w:proofErr w:type="spellStart"/>
      <w:r w:rsidRPr="006403EF">
        <w:rPr>
          <w:i/>
          <w:szCs w:val="20"/>
        </w:rPr>
        <w:t>Q</w:t>
      </w:r>
      <w:r w:rsidRPr="006403EF">
        <w:rPr>
          <w:i/>
          <w:sz w:val="16"/>
          <w:szCs w:val="20"/>
          <w:vertAlign w:val="subscript"/>
        </w:rPr>
        <w:t>obs</w:t>
      </w:r>
      <w:proofErr w:type="spellEnd"/>
      <w:r w:rsidRPr="006403EF">
        <w:rPr>
          <w:i/>
          <w:szCs w:val="20"/>
        </w:rPr>
        <w:t xml:space="preserve"> (t)</w:t>
      </w:r>
      <w:r>
        <w:rPr>
          <w:szCs w:val="20"/>
        </w:rPr>
        <w:t xml:space="preserve"> the observed streamflow at time </w:t>
      </w:r>
      <w:r w:rsidRPr="006403EF">
        <w:rPr>
          <w:i/>
          <w:szCs w:val="20"/>
        </w:rPr>
        <w:t>t</w:t>
      </w:r>
      <w:r>
        <w:rPr>
          <w:szCs w:val="20"/>
        </w:rPr>
        <w:t xml:space="preserve"> </w:t>
      </w:r>
      <w:r w:rsidR="00A254AB">
        <w:rPr>
          <w:szCs w:val="20"/>
        </w:rPr>
        <w:t xml:space="preserve">and </w:t>
      </w:r>
      <w:r w:rsidR="006403EF" w:rsidRPr="006403EF">
        <w:rPr>
          <w:i/>
          <w:szCs w:val="20"/>
        </w:rPr>
        <w:sym w:font="Symbol" w:char="F06D"/>
      </w:r>
      <w:r w:rsidR="006403EF" w:rsidRPr="006403EF">
        <w:rPr>
          <w:i/>
          <w:szCs w:val="20"/>
          <w:vertAlign w:val="subscript"/>
        </w:rPr>
        <w:t>obs</w:t>
      </w:r>
      <w:r w:rsidR="0076283D">
        <w:rPr>
          <w:i/>
          <w:szCs w:val="20"/>
          <w:vertAlign w:val="subscript"/>
        </w:rPr>
        <w:t>.</w:t>
      </w:r>
      <w:r w:rsidR="00AD6E4C">
        <w:rPr>
          <w:i/>
          <w:szCs w:val="20"/>
          <w:vertAlign w:val="subscript"/>
        </w:rPr>
        <w:t xml:space="preserve"> </w:t>
      </w:r>
      <w:r w:rsidR="00AD6E4C">
        <w:rPr>
          <w:szCs w:val="20"/>
        </w:rPr>
        <w:t xml:space="preserve">NSE = 1 </w:t>
      </w:r>
      <w:r w:rsidR="00845EAB">
        <w:rPr>
          <w:szCs w:val="20"/>
        </w:rPr>
        <w:t>displays</w:t>
      </w:r>
      <w:r w:rsidR="00845EAB" w:rsidRPr="00845EAB">
        <w:rPr>
          <w:szCs w:val="20"/>
        </w:rPr>
        <w:t xml:space="preserve"> perfect fit between simulations and observations</w:t>
      </w:r>
      <w:r w:rsidR="00845EAB">
        <w:rPr>
          <w:szCs w:val="20"/>
        </w:rPr>
        <w:t>; NSE = 0 indicates that</w:t>
      </w:r>
      <w:r w:rsidR="00845EAB" w:rsidRPr="00845EAB">
        <w:rPr>
          <w:szCs w:val="20"/>
        </w:rPr>
        <w:t xml:space="preserve"> simulations </w:t>
      </w:r>
      <w:r w:rsidR="00845EAB">
        <w:rPr>
          <w:szCs w:val="20"/>
        </w:rPr>
        <w:t>performs equally well</w:t>
      </w:r>
      <w:r w:rsidR="00845EAB" w:rsidRPr="00845EAB">
        <w:rPr>
          <w:szCs w:val="20"/>
        </w:rPr>
        <w:t xml:space="preserve"> as th</w:t>
      </w:r>
      <w:r w:rsidR="00845EAB">
        <w:rPr>
          <w:szCs w:val="20"/>
        </w:rPr>
        <w:t xml:space="preserve">e mean of the observations; NSE &lt; 0 </w:t>
      </w:r>
      <w:r w:rsidR="00845EAB" w:rsidRPr="00845EAB">
        <w:rPr>
          <w:szCs w:val="20"/>
        </w:rPr>
        <w:t xml:space="preserve">indicates that simulations </w:t>
      </w:r>
      <w:r w:rsidR="00845EAB">
        <w:rPr>
          <w:szCs w:val="20"/>
        </w:rPr>
        <w:t>perform</w:t>
      </w:r>
      <w:r w:rsidR="00845EAB" w:rsidRPr="00845EAB">
        <w:rPr>
          <w:szCs w:val="20"/>
        </w:rPr>
        <w:t xml:space="preserve"> worse th</w:t>
      </w:r>
      <w:r w:rsidR="00845EAB">
        <w:rPr>
          <w:szCs w:val="20"/>
        </w:rPr>
        <w:t>an the mean of the observations.</w:t>
      </w:r>
    </w:p>
    <w:p w14:paraId="42322FC2" w14:textId="7F392EF1" w:rsidR="00845EAB" w:rsidRPr="00845EAB" w:rsidRDefault="00845EAB" w:rsidP="00845EAB">
      <w:pPr>
        <w:rPr>
          <w:szCs w:val="20"/>
        </w:rPr>
      </w:pPr>
    </w:p>
    <w:p w14:paraId="1AE364AB" w14:textId="26E3D269" w:rsidR="00845EAB" w:rsidRPr="00845EAB" w:rsidRDefault="00845EAB" w:rsidP="00845EAB">
      <w:pPr>
        <w:rPr>
          <w:szCs w:val="20"/>
        </w:rPr>
      </w:pPr>
    </w:p>
    <w:p w14:paraId="449D9096" w14:textId="2BF6F8BC" w:rsidR="00073244" w:rsidRPr="006403EF" w:rsidRDefault="006403EF" w:rsidP="001A4DCE">
      <w:pPr>
        <w:rPr>
          <w:rFonts w:ascii="Symbol" w:hAnsi="Symbol"/>
          <w:szCs w:val="20"/>
        </w:rPr>
      </w:pPr>
      <w:r>
        <w:rPr>
          <w:szCs w:val="20"/>
          <w:vertAlign w:val="subscript"/>
        </w:rPr>
        <w:t xml:space="preserve"> </w:t>
      </w:r>
    </w:p>
    <w:p w14:paraId="4EF497BA" w14:textId="1888CF17" w:rsidR="001A4DCE" w:rsidRPr="007F5A23" w:rsidRDefault="001A4DCE" w:rsidP="001A4DCE">
      <w:pPr>
        <w:pStyle w:val="berschrift1"/>
        <w:rPr>
          <w:szCs w:val="20"/>
        </w:rPr>
      </w:pPr>
      <w:r w:rsidRPr="007F5A23">
        <w:rPr>
          <w:szCs w:val="20"/>
        </w:rPr>
        <w:t>3 Proof of concept</w:t>
      </w:r>
    </w:p>
    <w:p w14:paraId="4F86D2D8" w14:textId="21C8EBD7" w:rsidR="00B303DE" w:rsidRPr="007F5A23" w:rsidRDefault="00182906" w:rsidP="001A4DCE">
      <w:pPr>
        <w:rPr>
          <w:szCs w:val="20"/>
        </w:rPr>
      </w:pPr>
      <w:r w:rsidRPr="007F5A23">
        <w:rPr>
          <w:szCs w:val="20"/>
        </w:rPr>
        <w:t>We</w:t>
      </w:r>
      <w:r w:rsidR="00671A0B">
        <w:rPr>
          <w:szCs w:val="20"/>
        </w:rPr>
        <w:t xml:space="preserve"> provide a proof of concept for which we</w:t>
      </w:r>
      <w:r w:rsidRPr="007F5A23">
        <w:rPr>
          <w:szCs w:val="20"/>
        </w:rPr>
        <w:t xml:space="preserve"> used an </w:t>
      </w:r>
      <w:r w:rsidR="00B303DE" w:rsidRPr="007F5A23">
        <w:rPr>
          <w:szCs w:val="20"/>
        </w:rPr>
        <w:t xml:space="preserve">observed streamflow </w:t>
      </w:r>
      <w:r w:rsidRPr="007F5A23">
        <w:rPr>
          <w:szCs w:val="20"/>
        </w:rPr>
        <w:t>time series from the</w:t>
      </w:r>
      <w:r w:rsidR="005562B7" w:rsidRPr="007F5A23">
        <w:rPr>
          <w:szCs w:val="20"/>
        </w:rPr>
        <w:t xml:space="preserve"> CAMELS</w:t>
      </w:r>
      <w:r w:rsidR="006908FD" w:rsidRPr="007F5A23">
        <w:rPr>
          <w:szCs w:val="20"/>
        </w:rPr>
        <w:t xml:space="preserve"> </w:t>
      </w:r>
      <w:r w:rsidRPr="007F5A23">
        <w:rPr>
          <w:szCs w:val="20"/>
        </w:rPr>
        <w:t xml:space="preserve">data set </w:t>
      </w:r>
      <w:r w:rsidR="006908FD" w:rsidRPr="007F5A23">
        <w:rPr>
          <w:szCs w:val="20"/>
        </w:rPr>
        <w:t>(</w:t>
      </w:r>
      <w:r w:rsidR="006908FD" w:rsidRPr="007F5A23">
        <w:rPr>
          <w:szCs w:val="20"/>
        </w:rPr>
        <w:fldChar w:fldCharType="begin"/>
      </w:r>
      <w:r w:rsidR="0066662F" w:rsidRPr="007F5A23">
        <w:rPr>
          <w:szCs w:val="20"/>
        </w:rPr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6908FD" w:rsidRPr="007F5A23">
        <w:rPr>
          <w:szCs w:val="20"/>
        </w:rPr>
        <w:fldChar w:fldCharType="separate"/>
      </w:r>
      <w:r w:rsidR="006908FD" w:rsidRPr="007F5A23">
        <w:rPr>
          <w:noProof/>
          <w:szCs w:val="20"/>
        </w:rPr>
        <w:t>Newman et al., 2015</w:t>
      </w:r>
      <w:r w:rsidR="006908FD" w:rsidRPr="007F5A23">
        <w:rPr>
          <w:szCs w:val="20"/>
        </w:rPr>
        <w:fldChar w:fldCharType="end"/>
      </w:r>
      <w:r w:rsidR="006908FD" w:rsidRPr="007F5A23">
        <w:rPr>
          <w:szCs w:val="20"/>
        </w:rPr>
        <w:t>)</w:t>
      </w:r>
      <w:r w:rsidRPr="007F5A23">
        <w:rPr>
          <w:szCs w:val="20"/>
        </w:rPr>
        <w:t>.</w:t>
      </w:r>
      <w:r w:rsidR="00671A0B">
        <w:rPr>
          <w:szCs w:val="20"/>
        </w:rPr>
        <w:t xml:space="preserve"> Note that for this any streamflow time series </w:t>
      </w:r>
      <w:r w:rsidR="00DF5DC0">
        <w:rPr>
          <w:szCs w:val="20"/>
        </w:rPr>
        <w:t>which comes from a n</w:t>
      </w:r>
      <w:r w:rsidRPr="007F5A23">
        <w:rPr>
          <w:szCs w:val="20"/>
        </w:rPr>
        <w:t xml:space="preserve">ear-natural catchment and </w:t>
      </w:r>
      <w:r w:rsidR="00DF5DC0">
        <w:rPr>
          <w:szCs w:val="20"/>
        </w:rPr>
        <w:t xml:space="preserve">has </w:t>
      </w:r>
      <w:r w:rsidRPr="007F5A23">
        <w:rPr>
          <w:szCs w:val="20"/>
        </w:rPr>
        <w:t>sufficient</w:t>
      </w:r>
      <w:r w:rsidR="00BA327F" w:rsidRPr="007F5A23">
        <w:rPr>
          <w:szCs w:val="20"/>
        </w:rPr>
        <w:t>ly long</w:t>
      </w:r>
      <w:r w:rsidRPr="007F5A23">
        <w:rPr>
          <w:szCs w:val="20"/>
        </w:rPr>
        <w:t xml:space="preserve"> tempo</w:t>
      </w:r>
      <w:r w:rsidR="00101361">
        <w:rPr>
          <w:szCs w:val="20"/>
        </w:rPr>
        <w:t xml:space="preserve">ral </w:t>
      </w:r>
      <w:r w:rsidR="00DF5DC0">
        <w:rPr>
          <w:szCs w:val="20"/>
        </w:rPr>
        <w:t>record</w:t>
      </w:r>
      <w:r w:rsidR="00101361">
        <w:rPr>
          <w:szCs w:val="20"/>
        </w:rPr>
        <w:t xml:space="preserve">. </w:t>
      </w:r>
      <w:r w:rsidR="00BA327F" w:rsidRPr="007F5A23">
        <w:rPr>
          <w:szCs w:val="20"/>
        </w:rPr>
        <w:t>In order to mimic</w:t>
      </w:r>
      <w:r w:rsidRPr="007F5A23">
        <w:rPr>
          <w:szCs w:val="20"/>
        </w:rPr>
        <w:t xml:space="preserve"> </w:t>
      </w:r>
      <w:r w:rsidR="00BA327F" w:rsidRPr="007F5A23">
        <w:rPr>
          <w:szCs w:val="20"/>
        </w:rPr>
        <w:t>model errors, we systematically manipulated the observed time series</w:t>
      </w:r>
      <w:r w:rsidR="00DF5DC0">
        <w:rPr>
          <w:szCs w:val="20"/>
        </w:rPr>
        <w:t xml:space="preserve"> </w:t>
      </w:r>
      <w:commentRangeStart w:id="57"/>
      <w:commentRangeStart w:id="58"/>
      <w:r w:rsidR="00DF5DC0">
        <w:rPr>
          <w:szCs w:val="20"/>
        </w:rPr>
        <w:t>(Table)</w:t>
      </w:r>
      <w:commentRangeEnd w:id="57"/>
      <w:r w:rsidR="00FF75B2">
        <w:rPr>
          <w:rStyle w:val="Kommentarzeichen"/>
        </w:rPr>
        <w:commentReference w:id="57"/>
      </w:r>
      <w:commentRangeEnd w:id="58"/>
      <w:r w:rsidR="00D05DF7">
        <w:rPr>
          <w:rStyle w:val="Kommentarzeichen"/>
        </w:rPr>
        <w:commentReference w:id="58"/>
      </w:r>
      <w:r w:rsidR="00BA327F" w:rsidRPr="007F5A23">
        <w:rPr>
          <w:szCs w:val="20"/>
        </w:rPr>
        <w:t>.</w:t>
      </w:r>
    </w:p>
    <w:p w14:paraId="4729C374" w14:textId="3B671ECC" w:rsidR="004158AF" w:rsidRPr="007F5A23" w:rsidRDefault="001A4DCE" w:rsidP="00DF5DC0">
      <w:pPr>
        <w:pStyle w:val="berschrift2"/>
        <w:rPr>
          <w:szCs w:val="20"/>
        </w:rPr>
      </w:pPr>
      <w:r w:rsidRPr="007F5A23">
        <w:rPr>
          <w:szCs w:val="20"/>
        </w:rPr>
        <w:t xml:space="preserve">3.1 </w:t>
      </w:r>
      <w:r w:rsidR="00BA327F" w:rsidRPr="007F5A23">
        <w:rPr>
          <w:szCs w:val="20"/>
        </w:rPr>
        <w:t>Mimick</w:t>
      </w:r>
      <w:r w:rsidR="008302C9" w:rsidRPr="007F5A23">
        <w:rPr>
          <w:szCs w:val="20"/>
        </w:rPr>
        <w:t>ing errors</w:t>
      </w:r>
    </w:p>
    <w:p w14:paraId="3A771C2C" w14:textId="0CDEDC3A" w:rsidR="00BA327F" w:rsidRPr="007F5A23" w:rsidRDefault="00BA327F" w:rsidP="00BA327F">
      <w:pPr>
        <w:rPr>
          <w:szCs w:val="20"/>
        </w:rPr>
      </w:pPr>
      <w:r w:rsidRPr="007F5A23">
        <w:rPr>
          <w:szCs w:val="20"/>
        </w:rPr>
        <w:t xml:space="preserve">Mimicking </w:t>
      </w:r>
      <w:r w:rsidR="004E1E4A" w:rsidRPr="007F5A23">
        <w:rPr>
          <w:szCs w:val="20"/>
        </w:rPr>
        <w:t>dynamic</w:t>
      </w:r>
      <w:r w:rsidRPr="007F5A23">
        <w:rPr>
          <w:szCs w:val="20"/>
        </w:rPr>
        <w:t xml:space="preserve"> errors:</w:t>
      </w:r>
    </w:p>
    <w:p w14:paraId="5F6B1878" w14:textId="42789B95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</w:t>
      </w:r>
      <w:r w:rsidR="002E5D44" w:rsidRPr="007F5A23">
        <w:rPr>
          <w:szCs w:val="20"/>
        </w:rPr>
        <w:t xml:space="preserve">: Multiplying the </w:t>
      </w:r>
      <w:ins w:id="59" w:author="robin" w:date="2020-01-02T16:08:00Z">
        <w:r w:rsidR="007E0ED2">
          <w:rPr>
            <w:szCs w:val="20"/>
          </w:rPr>
          <w:t xml:space="preserve">observed </w:t>
        </w:r>
      </w:ins>
      <w:del w:id="60" w:author="robin" w:date="2020-01-02T16:08:00Z">
        <w:r w:rsidR="002E5D44" w:rsidRPr="007F5A23" w:rsidDel="007E0ED2">
          <w:rPr>
            <w:szCs w:val="20"/>
          </w:rPr>
          <w:delText xml:space="preserve">observed time series </w:delText>
        </w:r>
      </w:del>
      <w:ins w:id="61" w:author="robin" w:date="2020-01-02T16:08:00Z">
        <w:r w:rsidR="007E0ED2">
          <w:rPr>
            <w:szCs w:val="20"/>
          </w:rPr>
          <w:t xml:space="preserve">FDC </w:t>
        </w:r>
      </w:ins>
      <w:r w:rsidR="002E5D44" w:rsidRPr="007F5A23">
        <w:rPr>
          <w:szCs w:val="20"/>
        </w:rPr>
        <w:t>with a</w:t>
      </w:r>
      <w:ins w:id="62" w:author="robin" w:date="2020-01-02T16:08:00Z">
        <w:r w:rsidR="007E0ED2">
          <w:rPr>
            <w:szCs w:val="20"/>
          </w:rPr>
          <w:t xml:space="preserve"> linearly interpolated</w:t>
        </w:r>
      </w:ins>
      <w:r w:rsidR="002E5D44" w:rsidRPr="007F5A23">
        <w:rPr>
          <w:szCs w:val="20"/>
        </w:rPr>
        <w:t xml:space="preserve"> </w:t>
      </w:r>
      <w:commentRangeStart w:id="63"/>
      <w:commentRangeStart w:id="64"/>
      <w:r w:rsidR="002E5D44" w:rsidRPr="007F5A23">
        <w:rPr>
          <w:szCs w:val="20"/>
        </w:rPr>
        <w:t>vector (1.5</w:t>
      </w:r>
      <w:r w:rsidR="00D63ABB">
        <w:rPr>
          <w:szCs w:val="20"/>
        </w:rPr>
        <w:t>, 1.49,</w:t>
      </w:r>
      <w:r w:rsidR="002E5D44" w:rsidRPr="007F5A23">
        <w:rPr>
          <w:szCs w:val="20"/>
        </w:rPr>
        <w:t xml:space="preserve"> …</w:t>
      </w:r>
      <w:del w:id="65" w:author="robin" w:date="2020-01-02T12:36:00Z">
        <w:r w:rsidR="002E5D44" w:rsidRPr="007F5A23" w:rsidDel="00887F33">
          <w:rPr>
            <w:szCs w:val="20"/>
          </w:rPr>
          <w:delText xml:space="preserve"> </w:delText>
        </w:r>
      </w:del>
      <w:r w:rsidR="00D63ABB">
        <w:rPr>
          <w:szCs w:val="20"/>
        </w:rPr>
        <w:t>,</w:t>
      </w:r>
      <w:r w:rsidR="00C52CC2">
        <w:rPr>
          <w:szCs w:val="20"/>
        </w:rPr>
        <w:t xml:space="preserve"> </w:t>
      </w:r>
      <w:r w:rsidR="00D63ABB">
        <w:rPr>
          <w:szCs w:val="20"/>
        </w:rPr>
        <w:t xml:space="preserve">0.49, </w:t>
      </w:r>
      <w:r w:rsidR="002E5D44" w:rsidRPr="007F5A23">
        <w:rPr>
          <w:szCs w:val="20"/>
        </w:rPr>
        <w:t>0.5)</w:t>
      </w:r>
      <w:commentRangeEnd w:id="63"/>
      <w:r w:rsidR="00824525">
        <w:rPr>
          <w:rStyle w:val="Kommentarzeichen"/>
          <w:rFonts w:eastAsia="SimSun"/>
          <w:lang w:eastAsia="en-GB"/>
        </w:rPr>
        <w:commentReference w:id="63"/>
      </w:r>
      <w:commentRangeEnd w:id="64"/>
      <w:r w:rsidR="00604257">
        <w:rPr>
          <w:rStyle w:val="Kommentarzeichen"/>
          <w:rFonts w:eastAsia="SimSun"/>
          <w:lang w:eastAsia="en-GB"/>
        </w:rPr>
        <w:commentReference w:id="64"/>
      </w:r>
      <w:ins w:id="66" w:author="robin" w:date="2020-01-02T12:27:00Z">
        <w:r w:rsidR="00050FAC">
          <w:rPr>
            <w:szCs w:val="20"/>
          </w:rPr>
          <w:t xml:space="preserve"> </w:t>
        </w:r>
      </w:ins>
      <w:ins w:id="67" w:author="robin" w:date="2020-01-02T16:11:00Z">
        <w:r w:rsidR="00DA7464">
          <w:rPr>
            <w:szCs w:val="20"/>
          </w:rPr>
          <w:t xml:space="preserve">which </w:t>
        </w:r>
      </w:ins>
      <w:ins w:id="68" w:author="robin" w:date="2020-01-02T12:27:00Z">
        <w:r w:rsidR="00050FAC">
          <w:rPr>
            <w:szCs w:val="20"/>
          </w:rPr>
          <w:t xml:space="preserve">amplifies the </w:t>
        </w:r>
      </w:ins>
      <w:ins w:id="69" w:author="robin" w:date="2020-01-02T12:28:00Z">
        <w:r w:rsidR="00050FAC">
          <w:rPr>
            <w:szCs w:val="20"/>
          </w:rPr>
          <w:t>extremes</w:t>
        </w:r>
      </w:ins>
      <w:ins w:id="70" w:author="robin" w:date="2020-01-02T12:31:00Z">
        <w:r w:rsidR="00761056">
          <w:rPr>
            <w:szCs w:val="20"/>
          </w:rPr>
          <w:t xml:space="preserve"> (</w:t>
        </w:r>
      </w:ins>
      <w:ins w:id="71" w:author="robin" w:date="2020-01-02T12:33:00Z">
        <w:r w:rsidR="00463FA8">
          <w:rPr>
            <w:szCs w:val="20"/>
          </w:rPr>
          <w:t>see Fig. 2a</w:t>
        </w:r>
      </w:ins>
      <w:ins w:id="72" w:author="robin" w:date="2020-01-02T12:31:00Z">
        <w:r w:rsidR="00761056">
          <w:rPr>
            <w:szCs w:val="20"/>
          </w:rPr>
          <w:t>)</w:t>
        </w:r>
      </w:ins>
      <w:ins w:id="73" w:author="robin" w:date="2020-01-02T12:28:00Z">
        <w:r w:rsidR="00050FAC">
          <w:rPr>
            <w:szCs w:val="20"/>
          </w:rPr>
          <w:t>.</w:t>
        </w:r>
      </w:ins>
      <w:ins w:id="74" w:author="robin" w:date="2020-01-02T16:12:00Z">
        <w:r w:rsidR="00DA7464">
          <w:rPr>
            <w:szCs w:val="20"/>
          </w:rPr>
          <w:t xml:space="preserve"> Note that the original temporal order is maintained.</w:t>
        </w:r>
      </w:ins>
    </w:p>
    <w:p w14:paraId="222601DF" w14:textId="704C6222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2E5D44" w:rsidRPr="007F5A23">
        <w:rPr>
          <w:szCs w:val="20"/>
        </w:rPr>
        <w:t xml:space="preserve">: Multiplying the </w:t>
      </w:r>
      <w:ins w:id="75" w:author="robin" w:date="2020-01-02T16:09:00Z">
        <w:r w:rsidR="00C113A2">
          <w:rPr>
            <w:szCs w:val="20"/>
          </w:rPr>
          <w:t xml:space="preserve">observed FDC </w:t>
        </w:r>
        <w:r w:rsidR="00C113A2" w:rsidRPr="007F5A23">
          <w:rPr>
            <w:szCs w:val="20"/>
          </w:rPr>
          <w:t>with a</w:t>
        </w:r>
        <w:r w:rsidR="00C113A2">
          <w:rPr>
            <w:szCs w:val="20"/>
          </w:rPr>
          <w:t xml:space="preserve"> linearly interpolated</w:t>
        </w:r>
        <w:r w:rsidR="00C113A2" w:rsidRPr="007F5A23">
          <w:rPr>
            <w:szCs w:val="20"/>
          </w:rPr>
          <w:t xml:space="preserve"> </w:t>
        </w:r>
      </w:ins>
      <w:del w:id="76" w:author="robin" w:date="2020-01-02T16:09:00Z">
        <w:r w:rsidR="002E5D44" w:rsidRPr="007F5A23" w:rsidDel="00C113A2">
          <w:rPr>
            <w:szCs w:val="20"/>
          </w:rPr>
          <w:delText xml:space="preserve">observed time series with a </w:delText>
        </w:r>
      </w:del>
      <w:r w:rsidR="002E5D44" w:rsidRPr="007F5A23">
        <w:rPr>
          <w:szCs w:val="20"/>
        </w:rPr>
        <w:t>vector (0.5</w:t>
      </w:r>
      <w:r w:rsidR="00D63ABB">
        <w:rPr>
          <w:szCs w:val="20"/>
        </w:rPr>
        <w:t>, 0.49,</w:t>
      </w:r>
      <w:r w:rsidR="002E5D44" w:rsidRPr="007F5A23">
        <w:rPr>
          <w:szCs w:val="20"/>
        </w:rPr>
        <w:t xml:space="preserve"> …</w:t>
      </w:r>
      <w:del w:id="77" w:author="robin" w:date="2020-01-02T12:36:00Z">
        <w:r w:rsidR="002E5D44" w:rsidRPr="007F5A23" w:rsidDel="00887F33">
          <w:rPr>
            <w:szCs w:val="20"/>
          </w:rPr>
          <w:delText xml:space="preserve"> </w:delText>
        </w:r>
      </w:del>
      <w:r w:rsidR="00D63ABB">
        <w:rPr>
          <w:szCs w:val="20"/>
        </w:rPr>
        <w:t xml:space="preserve">, 1.49, </w:t>
      </w:r>
      <w:r w:rsidR="002E5D44" w:rsidRPr="007F5A23">
        <w:rPr>
          <w:szCs w:val="20"/>
        </w:rPr>
        <w:t>1.5)</w:t>
      </w:r>
      <w:ins w:id="78" w:author="robin" w:date="2020-01-02T12:28:00Z">
        <w:r w:rsidR="00050FAC" w:rsidRPr="00050FAC">
          <w:rPr>
            <w:szCs w:val="20"/>
          </w:rPr>
          <w:t xml:space="preserve"> </w:t>
        </w:r>
      </w:ins>
      <w:ins w:id="79" w:author="robin" w:date="2020-01-02T16:11:00Z">
        <w:r w:rsidR="00DA7464">
          <w:rPr>
            <w:szCs w:val="20"/>
          </w:rPr>
          <w:t>which</w:t>
        </w:r>
      </w:ins>
      <w:ins w:id="80" w:author="robin" w:date="2020-01-02T12:28:00Z">
        <w:r w:rsidR="00050FAC">
          <w:rPr>
            <w:szCs w:val="20"/>
          </w:rPr>
          <w:t xml:space="preserve"> </w:t>
        </w:r>
      </w:ins>
      <w:ins w:id="81" w:author="robin" w:date="2020-01-02T12:29:00Z">
        <w:r w:rsidR="00761056">
          <w:rPr>
            <w:szCs w:val="20"/>
          </w:rPr>
          <w:t>moderates</w:t>
        </w:r>
      </w:ins>
      <w:ins w:id="82" w:author="robin" w:date="2020-01-02T12:28:00Z">
        <w:r w:rsidR="00050FAC">
          <w:rPr>
            <w:szCs w:val="20"/>
          </w:rPr>
          <w:t xml:space="preserve"> the extremes</w:t>
        </w:r>
      </w:ins>
      <w:ins w:id="83" w:author="robin" w:date="2020-01-02T12:33:00Z">
        <w:r w:rsidR="00463FA8">
          <w:rPr>
            <w:szCs w:val="20"/>
          </w:rPr>
          <w:t xml:space="preserve"> (see Fig. 2b)</w:t>
        </w:r>
      </w:ins>
      <w:ins w:id="84" w:author="robin" w:date="2020-01-02T12:28:00Z">
        <w:r w:rsidR="00050FAC">
          <w:rPr>
            <w:szCs w:val="20"/>
          </w:rPr>
          <w:t>.</w:t>
        </w:r>
      </w:ins>
      <w:ins w:id="85" w:author="robin" w:date="2020-01-02T16:12:00Z">
        <w:r w:rsidR="00F011E1">
          <w:rPr>
            <w:szCs w:val="20"/>
          </w:rPr>
          <w:t xml:space="preserve"> Note that the original temporal order is maintained.</w:t>
        </w:r>
      </w:ins>
    </w:p>
    <w:p w14:paraId="5F55993F" w14:textId="77777777" w:rsidR="00BA327F" w:rsidRPr="007F5A23" w:rsidRDefault="00BA327F" w:rsidP="00B75284">
      <w:pPr>
        <w:rPr>
          <w:szCs w:val="20"/>
        </w:rPr>
      </w:pPr>
    </w:p>
    <w:p w14:paraId="5AABD3B9" w14:textId="598F4CFD" w:rsidR="00BA327F" w:rsidRPr="007F5A23" w:rsidRDefault="00BA327F" w:rsidP="00BA327F">
      <w:pPr>
        <w:rPr>
          <w:szCs w:val="20"/>
        </w:rPr>
      </w:pPr>
      <w:r w:rsidRPr="007F5A23">
        <w:rPr>
          <w:szCs w:val="20"/>
        </w:rPr>
        <w:t xml:space="preserve">Mimicking </w:t>
      </w:r>
      <w:r w:rsidR="004E1E4A" w:rsidRPr="007F5A23">
        <w:rPr>
          <w:szCs w:val="20"/>
        </w:rPr>
        <w:t>constant</w:t>
      </w:r>
      <w:r w:rsidR="00DF3020" w:rsidRPr="007F5A23">
        <w:rPr>
          <w:szCs w:val="20"/>
        </w:rPr>
        <w:t xml:space="preserve"> </w:t>
      </w:r>
      <w:r w:rsidR="00143368" w:rsidRPr="007F5A23">
        <w:rPr>
          <w:szCs w:val="20"/>
        </w:rPr>
        <w:t>error</w:t>
      </w:r>
      <w:r w:rsidRPr="007F5A23">
        <w:rPr>
          <w:szCs w:val="20"/>
        </w:rPr>
        <w:t>:</w:t>
      </w:r>
    </w:p>
    <w:p w14:paraId="21C4016C" w14:textId="4FC77EB0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Positive offset</w:t>
      </w:r>
      <w:r w:rsidR="002E5D44" w:rsidRPr="007F5A23">
        <w:rPr>
          <w:szCs w:val="20"/>
        </w:rPr>
        <w:t xml:space="preserve">: </w:t>
      </w:r>
      <w:commentRangeStart w:id="86"/>
      <w:commentRangeStart w:id="87"/>
      <w:r w:rsidR="002E5D44" w:rsidRPr="007F5A23">
        <w:rPr>
          <w:szCs w:val="20"/>
        </w:rPr>
        <w:t>Multiplying</w:t>
      </w:r>
      <w:commentRangeEnd w:id="86"/>
      <w:r w:rsidR="00824525">
        <w:rPr>
          <w:rStyle w:val="Kommentarzeichen"/>
          <w:rFonts w:eastAsia="SimSun"/>
          <w:lang w:eastAsia="en-GB"/>
        </w:rPr>
        <w:commentReference w:id="86"/>
      </w:r>
      <w:commentRangeEnd w:id="87"/>
      <w:r w:rsidR="00761056">
        <w:rPr>
          <w:rStyle w:val="Kommentarzeichen"/>
          <w:rFonts w:eastAsia="SimSun"/>
          <w:lang w:eastAsia="en-GB"/>
        </w:rPr>
        <w:commentReference w:id="87"/>
      </w:r>
      <w:r w:rsidR="002E5D44" w:rsidRPr="007F5A23">
        <w:rPr>
          <w:szCs w:val="20"/>
        </w:rPr>
        <w:t xml:space="preserve"> the observed time series with a constant &gt; 1</w:t>
      </w:r>
      <w:ins w:id="88" w:author="robin" w:date="2020-01-02T12:33:00Z">
        <w:r w:rsidR="00463FA8">
          <w:rPr>
            <w:szCs w:val="20"/>
          </w:rPr>
          <w:t xml:space="preserve"> (see Fig. 2c).</w:t>
        </w:r>
      </w:ins>
    </w:p>
    <w:p w14:paraId="4964F786" w14:textId="5147907F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Negative offset</w:t>
      </w:r>
      <w:r w:rsidR="002E5D44" w:rsidRPr="007F5A23">
        <w:rPr>
          <w:szCs w:val="20"/>
        </w:rPr>
        <w:t>: Multiplying the observed time series with a constant &lt; 1</w:t>
      </w:r>
      <w:ins w:id="89" w:author="robin" w:date="2020-01-02T12:34:00Z">
        <w:r w:rsidR="00463FA8">
          <w:rPr>
            <w:szCs w:val="20"/>
          </w:rPr>
          <w:t xml:space="preserve"> (see Fig. 2d).</w:t>
        </w:r>
      </w:ins>
    </w:p>
    <w:p w14:paraId="3D0D4DAB" w14:textId="77777777" w:rsidR="00FD0002" w:rsidRPr="007F5A23" w:rsidRDefault="00FD0002" w:rsidP="00FD0002">
      <w:pPr>
        <w:rPr>
          <w:szCs w:val="20"/>
        </w:rPr>
      </w:pPr>
    </w:p>
    <w:p w14:paraId="6D2C953E" w14:textId="22639B01" w:rsidR="00FD0002" w:rsidRPr="007F5A23" w:rsidRDefault="00F43EAA" w:rsidP="00FD0002">
      <w:pPr>
        <w:rPr>
          <w:szCs w:val="20"/>
        </w:rPr>
      </w:pPr>
      <w:r w:rsidRPr="007F5A23">
        <w:rPr>
          <w:szCs w:val="20"/>
        </w:rPr>
        <w:t>Timing error</w:t>
      </w:r>
      <w:r w:rsidR="00FD0002" w:rsidRPr="007F5A23">
        <w:rPr>
          <w:szCs w:val="20"/>
        </w:rPr>
        <w:t xml:space="preserve"> due to </w:t>
      </w:r>
      <w:r w:rsidR="00C203E9" w:rsidRPr="007F5A23">
        <w:rPr>
          <w:szCs w:val="20"/>
        </w:rPr>
        <w:t>dynamic</w:t>
      </w:r>
      <w:r w:rsidR="00BC41D3" w:rsidRPr="007F5A23">
        <w:rPr>
          <w:szCs w:val="20"/>
        </w:rPr>
        <w:t xml:space="preserve"> error</w:t>
      </w:r>
      <w:r w:rsidR="00FD0002" w:rsidRPr="007F5A23">
        <w:rPr>
          <w:szCs w:val="20"/>
        </w:rPr>
        <w:t xml:space="preserve"> and/or </w:t>
      </w:r>
      <w:r w:rsidR="00C203E9" w:rsidRPr="007F5A23">
        <w:rPr>
          <w:szCs w:val="20"/>
        </w:rPr>
        <w:t>constant</w:t>
      </w:r>
      <w:r w:rsidR="00BC41D3" w:rsidRPr="007F5A23">
        <w:rPr>
          <w:szCs w:val="20"/>
        </w:rPr>
        <w:t xml:space="preserve"> error</w:t>
      </w:r>
      <w:r w:rsidR="00FD0002" w:rsidRPr="007F5A23">
        <w:rPr>
          <w:szCs w:val="20"/>
        </w:rPr>
        <w:t>:</w:t>
      </w:r>
    </w:p>
    <w:p w14:paraId="0C2E824C" w14:textId="1ACD13BC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Shuffling</w:t>
      </w:r>
      <w:r w:rsidR="00D24605" w:rsidRPr="007F5A23">
        <w:rPr>
          <w:szCs w:val="20"/>
        </w:rPr>
        <w:t>: Randomizing the order of the observed time series</w:t>
      </w:r>
      <w:ins w:id="90" w:author="robin" w:date="2020-01-02T12:34:00Z">
        <w:r w:rsidR="00463FA8">
          <w:rPr>
            <w:szCs w:val="20"/>
          </w:rPr>
          <w:t xml:space="preserve"> (see Fig. 2e).</w:t>
        </w:r>
      </w:ins>
    </w:p>
    <w:p w14:paraId="0611AB68" w14:textId="77777777" w:rsidR="00BA327F" w:rsidRPr="007F5A23" w:rsidRDefault="00BA327F" w:rsidP="00B75284">
      <w:pPr>
        <w:rPr>
          <w:szCs w:val="20"/>
        </w:rPr>
      </w:pPr>
    </w:p>
    <w:p w14:paraId="0E6D5C06" w14:textId="348EA462" w:rsidR="00B75284" w:rsidRPr="007F5A23" w:rsidRDefault="00B75284" w:rsidP="00FD0002">
      <w:pPr>
        <w:rPr>
          <w:szCs w:val="20"/>
        </w:rPr>
      </w:pPr>
      <w:r w:rsidRPr="007F5A23">
        <w:rPr>
          <w:szCs w:val="20"/>
        </w:rPr>
        <w:t xml:space="preserve">Combination of </w:t>
      </w:r>
      <w:r w:rsidR="00BC41D3" w:rsidRPr="007F5A23">
        <w:rPr>
          <w:szCs w:val="20"/>
        </w:rPr>
        <w:t>dynamic error</w:t>
      </w:r>
      <w:r w:rsidR="00BF1E73" w:rsidRPr="007F5A23">
        <w:rPr>
          <w:szCs w:val="20"/>
        </w:rPr>
        <w:t xml:space="preserve"> and constant</w:t>
      </w:r>
      <w:r w:rsidR="00BC41D3" w:rsidRPr="007F5A23">
        <w:rPr>
          <w:szCs w:val="20"/>
        </w:rPr>
        <w:t xml:space="preserve"> error</w:t>
      </w:r>
      <w:r w:rsidR="00FD0002" w:rsidRPr="007F5A23">
        <w:rPr>
          <w:szCs w:val="20"/>
        </w:rPr>
        <w:t>:</w:t>
      </w:r>
    </w:p>
    <w:p w14:paraId="2AE89B14" w14:textId="7C880CFA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 and negative offset</w:t>
      </w:r>
      <w:ins w:id="91" w:author="robin" w:date="2020-01-02T12:34:00Z">
        <w:r w:rsidR="00463FA8">
          <w:rPr>
            <w:szCs w:val="20"/>
          </w:rPr>
          <w:t xml:space="preserve"> </w:t>
        </w:r>
      </w:ins>
      <w:ins w:id="92" w:author="robin" w:date="2020-01-02T12:36:00Z">
        <w:r w:rsidR="00483ECB">
          <w:rPr>
            <w:szCs w:val="20"/>
          </w:rPr>
          <w:t>(see Fig. 2f).</w:t>
        </w:r>
      </w:ins>
    </w:p>
    <w:p w14:paraId="4A42922F" w14:textId="54ED144E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 and positive offset</w:t>
      </w:r>
      <w:ins w:id="93" w:author="robin" w:date="2020-01-02T12:36:00Z">
        <w:r w:rsidR="00483ECB">
          <w:rPr>
            <w:szCs w:val="20"/>
          </w:rPr>
          <w:t xml:space="preserve"> (see Fig. 2g).</w:t>
        </w:r>
      </w:ins>
    </w:p>
    <w:p w14:paraId="646E8898" w14:textId="2A83C9D0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 and negative offset</w:t>
      </w:r>
      <w:ins w:id="94" w:author="robin" w:date="2020-01-02T12:36:00Z">
        <w:r w:rsidR="00483ECB">
          <w:rPr>
            <w:szCs w:val="20"/>
          </w:rPr>
          <w:t xml:space="preserve"> (see Fig. 2h).</w:t>
        </w:r>
      </w:ins>
    </w:p>
    <w:p w14:paraId="633CFFD3" w14:textId="15E1E145" w:rsidR="00FD0002" w:rsidRPr="007F5A23" w:rsidRDefault="004253F6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 and positive offset</w:t>
      </w:r>
      <w:ins w:id="95" w:author="robin" w:date="2020-01-02T12:36:00Z">
        <w:r w:rsidR="00483ECB">
          <w:rPr>
            <w:szCs w:val="20"/>
          </w:rPr>
          <w:t xml:space="preserve"> (see Fig. 2i).</w:t>
        </w:r>
      </w:ins>
    </w:p>
    <w:p w14:paraId="5798FC0F" w14:textId="77777777" w:rsidR="004253F6" w:rsidRPr="007F5A23" w:rsidRDefault="004253F6" w:rsidP="004253F6">
      <w:pPr>
        <w:pStyle w:val="Listenabsatz"/>
        <w:rPr>
          <w:szCs w:val="20"/>
        </w:rPr>
      </w:pPr>
    </w:p>
    <w:p w14:paraId="75111673" w14:textId="2E40316D" w:rsidR="004253F6" w:rsidRPr="007F5A23" w:rsidRDefault="004253F6" w:rsidP="004253F6">
      <w:pPr>
        <w:rPr>
          <w:szCs w:val="20"/>
        </w:rPr>
      </w:pPr>
      <w:r w:rsidRPr="007F5A23">
        <w:rPr>
          <w:szCs w:val="20"/>
        </w:rPr>
        <w:t>Benchmark against KGE and NSE:</w:t>
      </w:r>
    </w:p>
    <w:p w14:paraId="5E663102" w14:textId="1D362C89" w:rsidR="004253F6" w:rsidRPr="007F5A23" w:rsidRDefault="004253F6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Mean flow benchmark</w:t>
      </w:r>
      <w:ins w:id="96" w:author="robin" w:date="2020-01-02T12:36:00Z">
        <w:r w:rsidR="002A4857">
          <w:rPr>
            <w:szCs w:val="20"/>
          </w:rPr>
          <w:t xml:space="preserve"> (see Fig. 2j).</w:t>
        </w:r>
      </w:ins>
    </w:p>
    <w:p w14:paraId="2B673957" w14:textId="77777777" w:rsidR="004143F0" w:rsidRPr="007F5A23" w:rsidRDefault="004143F0" w:rsidP="00FD0002">
      <w:pPr>
        <w:rPr>
          <w:szCs w:val="20"/>
        </w:rPr>
      </w:pPr>
    </w:p>
    <w:p w14:paraId="41F92F49" w14:textId="15416657" w:rsidR="004143F0" w:rsidRPr="007F5A23" w:rsidRDefault="004143F0" w:rsidP="004143F0">
      <w:pPr>
        <w:rPr>
          <w:szCs w:val="20"/>
        </w:rPr>
      </w:pPr>
      <w:r w:rsidRPr="007F5A23">
        <w:rPr>
          <w:szCs w:val="20"/>
        </w:rPr>
        <w:t xml:space="preserve">Combination of </w:t>
      </w:r>
      <w:r w:rsidR="00444DEC" w:rsidRPr="007F5A23">
        <w:rPr>
          <w:szCs w:val="20"/>
        </w:rPr>
        <w:t>dynamic</w:t>
      </w:r>
      <w:r w:rsidR="00BC41D3" w:rsidRPr="007F5A23">
        <w:rPr>
          <w:szCs w:val="20"/>
        </w:rPr>
        <w:t xml:space="preserve"> error</w:t>
      </w:r>
      <w:r w:rsidRPr="007F5A23">
        <w:rPr>
          <w:szCs w:val="20"/>
        </w:rPr>
        <w:t xml:space="preserve">, </w:t>
      </w:r>
      <w:r w:rsidR="00BC41D3" w:rsidRPr="007F5A23">
        <w:rPr>
          <w:szCs w:val="20"/>
        </w:rPr>
        <w:t>constant error</w:t>
      </w:r>
      <w:r w:rsidRPr="007F5A23">
        <w:rPr>
          <w:szCs w:val="20"/>
        </w:rPr>
        <w:t xml:space="preserve"> and </w:t>
      </w:r>
      <w:r w:rsidR="00BC41D3" w:rsidRPr="007F5A23">
        <w:rPr>
          <w:szCs w:val="20"/>
        </w:rPr>
        <w:t>timing error</w:t>
      </w:r>
      <w:r w:rsidRPr="007F5A23">
        <w:rPr>
          <w:szCs w:val="20"/>
        </w:rPr>
        <w:t>:</w:t>
      </w:r>
    </w:p>
    <w:p w14:paraId="0F15A9B3" w14:textId="4F378F36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negative offset</w:t>
      </w:r>
      <w:r w:rsidR="001A5A6F" w:rsidRPr="007F5A23">
        <w:rPr>
          <w:szCs w:val="20"/>
        </w:rPr>
        <w:t xml:space="preserve"> and shuffling</w:t>
      </w:r>
    </w:p>
    <w:p w14:paraId="4D1BF8FD" w14:textId="752B1CC1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positive offset</w:t>
      </w:r>
      <w:r w:rsidR="001A5A6F" w:rsidRPr="007F5A23">
        <w:rPr>
          <w:szCs w:val="20"/>
        </w:rPr>
        <w:t xml:space="preserve"> and shuffling</w:t>
      </w:r>
    </w:p>
    <w:p w14:paraId="62118311" w14:textId="634F573B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negative offset</w:t>
      </w:r>
      <w:r w:rsidR="001A5A6F" w:rsidRPr="007F5A23">
        <w:rPr>
          <w:szCs w:val="20"/>
        </w:rPr>
        <w:t xml:space="preserve"> and shuffling</w:t>
      </w:r>
    </w:p>
    <w:p w14:paraId="4160267B" w14:textId="175BE3F2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</w:t>
      </w:r>
      <w:r w:rsidR="001A5A6F" w:rsidRPr="007F5A23">
        <w:rPr>
          <w:szCs w:val="20"/>
        </w:rPr>
        <w:t>,</w:t>
      </w:r>
      <w:r w:rsidRPr="007F5A23">
        <w:rPr>
          <w:szCs w:val="20"/>
        </w:rPr>
        <w:t xml:space="preserve"> positive offset</w:t>
      </w:r>
      <w:r w:rsidR="001A5A6F" w:rsidRPr="007F5A23">
        <w:rPr>
          <w:szCs w:val="20"/>
        </w:rPr>
        <w:t xml:space="preserve"> and shuffling</w:t>
      </w:r>
    </w:p>
    <w:p w14:paraId="48BCF509" w14:textId="77777777" w:rsidR="004158AF" w:rsidRPr="007F5A23" w:rsidRDefault="004158AF" w:rsidP="004158AF">
      <w:pPr>
        <w:rPr>
          <w:szCs w:val="20"/>
        </w:rPr>
      </w:pPr>
    </w:p>
    <w:p w14:paraId="508FD6A8" w14:textId="77777777" w:rsidR="004158AF" w:rsidRPr="007F5A23" w:rsidRDefault="004158AF" w:rsidP="004158AF">
      <w:pPr>
        <w:rPr>
          <w:szCs w:val="20"/>
        </w:rPr>
      </w:pPr>
      <w:r w:rsidRPr="007F5A23">
        <w:rPr>
          <w:szCs w:val="20"/>
        </w:rPr>
        <w:t>Perfect simulation</w:t>
      </w:r>
    </w:p>
    <w:p w14:paraId="103EEFE5" w14:textId="35C2E8A4" w:rsidR="004143F0" w:rsidRPr="007F5A23" w:rsidRDefault="004158AF" w:rsidP="00FD0002">
      <w:pPr>
        <w:rPr>
          <w:szCs w:val="20"/>
        </w:rPr>
      </w:pPr>
      <w:r w:rsidRPr="007F5A23">
        <w:rPr>
          <w:szCs w:val="20"/>
        </w:rPr>
        <w:t xml:space="preserve">       (‘1’)</w:t>
      </w:r>
      <w:r w:rsidR="002E5D44" w:rsidRPr="007F5A23">
        <w:rPr>
          <w:szCs w:val="20"/>
        </w:rPr>
        <w:t xml:space="preserve"> Manipulated time series corresponds to observed time series</w:t>
      </w:r>
    </w:p>
    <w:p w14:paraId="35DEE8EE" w14:textId="6D1648A7" w:rsidR="001A4DCE" w:rsidRPr="007F5A23" w:rsidRDefault="001A4DCE" w:rsidP="001A4DCE">
      <w:pPr>
        <w:pStyle w:val="berschrift2"/>
        <w:rPr>
          <w:szCs w:val="20"/>
        </w:rPr>
      </w:pPr>
      <w:r w:rsidRPr="007F5A23">
        <w:rPr>
          <w:szCs w:val="20"/>
        </w:rPr>
        <w:t xml:space="preserve">3.2 </w:t>
      </w:r>
      <w:r w:rsidR="008302C9" w:rsidRPr="007F5A23">
        <w:rPr>
          <w:szCs w:val="20"/>
        </w:rPr>
        <w:t>Real case example</w:t>
      </w:r>
    </w:p>
    <w:p w14:paraId="30EA5B47" w14:textId="7D445928" w:rsidR="004F3F76" w:rsidRPr="000C04D5" w:rsidRDefault="00EF6FDB" w:rsidP="00C05599">
      <w:r w:rsidRPr="000C04D5">
        <w:t>- CAMELS dataset</w:t>
      </w:r>
      <w:r w:rsidR="00D86AF5" w:rsidRPr="000C04D5">
        <w:t>; evaluation of three model runs with different parameter sets but same input data</w:t>
      </w:r>
    </w:p>
    <w:p w14:paraId="66B0F97E" w14:textId="4E00B5EF" w:rsidR="000C04D5" w:rsidRPr="000C04D5" w:rsidRDefault="000C04D5" w:rsidP="00C05599">
      <w:pPr>
        <w:rPr>
          <w:lang w:eastAsia="de-DE"/>
        </w:rPr>
      </w:pPr>
      <w:r w:rsidRPr="000C04D5">
        <w:rPr>
          <w:lang w:eastAsia="de-DE"/>
        </w:rPr>
        <w:t>- intra-catchment compariso</w:t>
      </w:r>
      <w:r>
        <w:rPr>
          <w:lang w:eastAsia="de-DE"/>
        </w:rPr>
        <w:t>n does not require normalization</w:t>
      </w:r>
    </w:p>
    <w:p w14:paraId="214FF2D0" w14:textId="30117FDC" w:rsidR="001A4DCE" w:rsidRPr="007F5A23" w:rsidRDefault="001A4DCE" w:rsidP="001A4DCE">
      <w:pPr>
        <w:pStyle w:val="berschrift1"/>
        <w:rPr>
          <w:szCs w:val="20"/>
        </w:rPr>
      </w:pPr>
      <w:r w:rsidRPr="007F5A23">
        <w:rPr>
          <w:szCs w:val="20"/>
        </w:rPr>
        <w:t xml:space="preserve">4 </w:t>
      </w:r>
      <w:r w:rsidR="00D63ABB">
        <w:rPr>
          <w:szCs w:val="20"/>
        </w:rPr>
        <w:t>Discussion and c</w:t>
      </w:r>
      <w:r w:rsidRPr="007F5A23">
        <w:rPr>
          <w:szCs w:val="20"/>
        </w:rPr>
        <w:t>onclusions</w:t>
      </w:r>
    </w:p>
    <w:p w14:paraId="2F06B1E2" w14:textId="77777777" w:rsidR="009F3504" w:rsidRPr="007F5A23" w:rsidRDefault="009F3504" w:rsidP="009F3504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tool for diagnostic model evaluation</w:t>
      </w:r>
    </w:p>
    <w:p w14:paraId="2EE2FF66" w14:textId="7BBB1021" w:rsidR="009F3504" w:rsidRPr="007F5A23" w:rsidRDefault="009F3504" w:rsidP="009F3504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lastRenderedPageBreak/>
        <w:t>ident</w:t>
      </w:r>
      <w:r w:rsidR="00F53C39" w:rsidRPr="007F5A23">
        <w:rPr>
          <w:szCs w:val="20"/>
        </w:rPr>
        <w:t>i</w:t>
      </w:r>
      <w:r w:rsidRPr="007F5A23">
        <w:rPr>
          <w:szCs w:val="20"/>
        </w:rPr>
        <w:t xml:space="preserve">fying </w:t>
      </w:r>
      <w:proofErr w:type="spellStart"/>
      <w:r w:rsidRPr="007F5A23">
        <w:rPr>
          <w:szCs w:val="20"/>
        </w:rPr>
        <w:t>orgin</w:t>
      </w:r>
      <w:proofErr w:type="spellEnd"/>
      <w:r w:rsidRPr="007F5A23">
        <w:rPr>
          <w:szCs w:val="20"/>
        </w:rPr>
        <w:t xml:space="preserve"> of errors visualizing the three components in a 2D-space</w:t>
      </w:r>
    </w:p>
    <w:p w14:paraId="556CACCB" w14:textId="77777777" w:rsidR="009F3504" w:rsidRPr="007F5A23" w:rsidRDefault="009F3504" w:rsidP="009F3504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Comparison to KGE and NSE</w:t>
      </w:r>
    </w:p>
    <w:p w14:paraId="4DE6CFF3" w14:textId="21D8D693" w:rsidR="00C52CC2" w:rsidRDefault="009F3504" w:rsidP="00C52CC2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advancing model development</w:t>
      </w:r>
    </w:p>
    <w:p w14:paraId="7A87B16D" w14:textId="77777777" w:rsidR="00DF5DC0" w:rsidRPr="00DF5DC0" w:rsidRDefault="00DF5DC0" w:rsidP="00C52CC2">
      <w:pPr>
        <w:numPr>
          <w:ilvl w:val="0"/>
          <w:numId w:val="8"/>
        </w:numPr>
        <w:rPr>
          <w:szCs w:val="20"/>
        </w:rPr>
      </w:pPr>
    </w:p>
    <w:p w14:paraId="243D1894" w14:textId="1DB9CFCA" w:rsidR="00C52CC2" w:rsidRPr="005738BA" w:rsidRDefault="00C52CC2" w:rsidP="00C52CC2">
      <w:pPr>
        <w:rPr>
          <w:szCs w:val="20"/>
        </w:rPr>
      </w:pPr>
      <w:r w:rsidRPr="00C52CC2">
        <w:rPr>
          <w:i/>
          <w:szCs w:val="20"/>
        </w:rPr>
        <w:t>Code availability.</w:t>
      </w:r>
      <w:r w:rsidR="00AE4642">
        <w:rPr>
          <w:i/>
          <w:szCs w:val="20"/>
        </w:rPr>
        <w:t xml:space="preserve">  </w:t>
      </w:r>
      <w:r w:rsidR="005738BA">
        <w:rPr>
          <w:szCs w:val="20"/>
        </w:rPr>
        <w:t xml:space="preserve">We provide a Python package de which </w:t>
      </w:r>
      <w:r w:rsidR="003F1A25">
        <w:rPr>
          <w:szCs w:val="20"/>
        </w:rPr>
        <w:t>can be used to</w:t>
      </w:r>
      <w:r w:rsidR="00E72999">
        <w:rPr>
          <w:szCs w:val="20"/>
        </w:rPr>
        <w:t xml:space="preserve"> </w:t>
      </w:r>
      <w:proofErr w:type="spellStart"/>
      <w:r w:rsidR="00E72999">
        <w:rPr>
          <w:szCs w:val="20"/>
        </w:rPr>
        <w:t>mimick</w:t>
      </w:r>
      <w:proofErr w:type="spellEnd"/>
      <w:r w:rsidR="00E72999">
        <w:rPr>
          <w:szCs w:val="20"/>
        </w:rPr>
        <w:t xml:space="preserve"> errors,</w:t>
      </w:r>
      <w:r w:rsidR="005738BA">
        <w:rPr>
          <w:szCs w:val="20"/>
        </w:rPr>
        <w:t xml:space="preserve"> calculate DE and the corresponding metric components</w:t>
      </w:r>
      <w:r w:rsidR="003F1A25">
        <w:rPr>
          <w:szCs w:val="20"/>
        </w:rPr>
        <w:t xml:space="preserve"> and to produce the diagnostic polar plots. The stable version c</w:t>
      </w:r>
      <w:r w:rsidR="0001324F">
        <w:rPr>
          <w:szCs w:val="20"/>
        </w:rPr>
        <w:t xml:space="preserve">an be installed </w:t>
      </w:r>
      <w:r w:rsidR="002D3C20">
        <w:rPr>
          <w:szCs w:val="20"/>
        </w:rPr>
        <w:t>via t</w:t>
      </w:r>
      <w:r w:rsidR="002D3C20" w:rsidRPr="002D3C20">
        <w:rPr>
          <w:szCs w:val="20"/>
        </w:rPr>
        <w:t>he Python Package Index (</w:t>
      </w:r>
      <w:proofErr w:type="spellStart"/>
      <w:r w:rsidR="002D3C20" w:rsidRPr="002D3C20">
        <w:rPr>
          <w:szCs w:val="20"/>
        </w:rPr>
        <w:t>PyPI</w:t>
      </w:r>
      <w:proofErr w:type="spellEnd"/>
      <w:r w:rsidR="002D3C20" w:rsidRPr="002D3C20">
        <w:rPr>
          <w:szCs w:val="20"/>
        </w:rPr>
        <w:t>)</w:t>
      </w:r>
      <w:r w:rsidR="003F1A25">
        <w:rPr>
          <w:szCs w:val="20"/>
        </w:rPr>
        <w:t xml:space="preserve">, and the current development version is available at </w:t>
      </w:r>
      <w:r w:rsidR="0001324F" w:rsidRPr="0001324F">
        <w:rPr>
          <w:szCs w:val="20"/>
        </w:rPr>
        <w:t>https://github.com/schwemro/de</w:t>
      </w:r>
      <w:r w:rsidR="0001324F">
        <w:rPr>
          <w:szCs w:val="20"/>
        </w:rPr>
        <w:t>.</w:t>
      </w:r>
    </w:p>
    <w:p w14:paraId="41471B5F" w14:textId="77777777" w:rsidR="00C52CC2" w:rsidRDefault="00C52CC2" w:rsidP="00C52CC2">
      <w:pPr>
        <w:rPr>
          <w:i/>
          <w:szCs w:val="20"/>
        </w:rPr>
      </w:pPr>
    </w:p>
    <w:p w14:paraId="016B037E" w14:textId="7631FE8F" w:rsidR="00C52CC2" w:rsidRPr="00E1547E" w:rsidRDefault="00C52CC2" w:rsidP="00C52CC2">
      <w:pPr>
        <w:rPr>
          <w:szCs w:val="20"/>
        </w:rPr>
      </w:pPr>
      <w:r>
        <w:rPr>
          <w:i/>
          <w:szCs w:val="20"/>
        </w:rPr>
        <w:t>Data</w:t>
      </w:r>
      <w:r w:rsidRPr="00C52CC2">
        <w:rPr>
          <w:i/>
          <w:szCs w:val="20"/>
        </w:rPr>
        <w:t xml:space="preserve"> availability.</w:t>
      </w:r>
      <w:r w:rsidR="00E1547E">
        <w:rPr>
          <w:i/>
          <w:szCs w:val="20"/>
        </w:rPr>
        <w:t xml:space="preserve">   </w:t>
      </w:r>
      <w:r w:rsidR="00E1547E" w:rsidRPr="00E1547E">
        <w:rPr>
          <w:szCs w:val="20"/>
        </w:rPr>
        <w:t xml:space="preserve">The </w:t>
      </w:r>
      <w:r w:rsidR="00E1547E">
        <w:rPr>
          <w:szCs w:val="20"/>
        </w:rPr>
        <w:t xml:space="preserve">observed and simulated streamflow time series </w:t>
      </w:r>
      <w:r w:rsidR="00AE4642">
        <w:rPr>
          <w:szCs w:val="20"/>
        </w:rPr>
        <w:t>are part of the CAMELS dataset (</w:t>
      </w:r>
      <w:r w:rsidR="00AE4642">
        <w:rPr>
          <w:szCs w:val="20"/>
        </w:rPr>
        <w:fldChar w:fldCharType="begin"/>
      </w:r>
      <w:r w:rsidR="00AE4642">
        <w:rPr>
          <w:szCs w:val="20"/>
        </w:rPr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AE4642">
        <w:rPr>
          <w:szCs w:val="20"/>
        </w:rPr>
        <w:fldChar w:fldCharType="separate"/>
      </w:r>
      <w:r w:rsidR="00AE4642">
        <w:rPr>
          <w:noProof/>
          <w:szCs w:val="20"/>
        </w:rPr>
        <w:t>Newman et al., 2015</w:t>
      </w:r>
      <w:r w:rsidR="00AE4642">
        <w:rPr>
          <w:szCs w:val="20"/>
        </w:rPr>
        <w:fldChar w:fldCharType="end"/>
      </w:r>
      <w:r w:rsidR="00AE4642">
        <w:rPr>
          <w:szCs w:val="20"/>
        </w:rPr>
        <w:t xml:space="preserve">). The data can be downloaded from </w:t>
      </w:r>
      <w:r w:rsidR="00AE4642" w:rsidRPr="00AE4642">
        <w:rPr>
          <w:szCs w:val="20"/>
        </w:rPr>
        <w:t>https://ncar.github.io/hydrology/datasets/CAMELS_timeseries</w:t>
      </w:r>
      <w:r w:rsidR="00AE4642">
        <w:rPr>
          <w:szCs w:val="20"/>
        </w:rPr>
        <w:t>.</w:t>
      </w:r>
    </w:p>
    <w:p w14:paraId="572B4920" w14:textId="77777777" w:rsidR="00C52CC2" w:rsidRDefault="00C52CC2" w:rsidP="00C52CC2">
      <w:pPr>
        <w:rPr>
          <w:i/>
          <w:szCs w:val="20"/>
        </w:rPr>
      </w:pPr>
    </w:p>
    <w:p w14:paraId="193F32BE" w14:textId="7B101957" w:rsidR="00C52CC2" w:rsidRDefault="00C52CC2" w:rsidP="00C52CC2">
      <w:pPr>
        <w:rPr>
          <w:szCs w:val="20"/>
        </w:rPr>
      </w:pPr>
      <w:r>
        <w:rPr>
          <w:i/>
          <w:szCs w:val="20"/>
        </w:rPr>
        <w:t>Author contributions</w:t>
      </w:r>
      <w:r w:rsidRPr="00C52CC2">
        <w:rPr>
          <w:i/>
          <w:szCs w:val="20"/>
        </w:rPr>
        <w:t>.</w:t>
      </w:r>
      <w:r>
        <w:rPr>
          <w:i/>
          <w:szCs w:val="20"/>
        </w:rPr>
        <w:t xml:space="preserve">  </w:t>
      </w:r>
      <w:r w:rsidRPr="00C52CC2">
        <w:rPr>
          <w:szCs w:val="20"/>
        </w:rPr>
        <w:t>RS had</w:t>
      </w:r>
      <w:r>
        <w:rPr>
          <w:szCs w:val="20"/>
        </w:rPr>
        <w:t xml:space="preserve"> the idea. RS, DD and MW jointly developed</w:t>
      </w:r>
      <w:r w:rsidR="00E1547E">
        <w:rPr>
          <w:szCs w:val="20"/>
        </w:rPr>
        <w:t xml:space="preserve"> and designed</w:t>
      </w:r>
      <w:r>
        <w:rPr>
          <w:szCs w:val="20"/>
        </w:rPr>
        <w:t xml:space="preserve"> the methodology</w:t>
      </w:r>
      <w:r w:rsidR="00E1547E">
        <w:rPr>
          <w:szCs w:val="20"/>
        </w:rPr>
        <w:t>. RS</w:t>
      </w:r>
      <w:r w:rsidR="00E1547E" w:rsidRPr="00E1547E">
        <w:rPr>
          <w:szCs w:val="20"/>
        </w:rPr>
        <w:t xml:space="preserve"> </w:t>
      </w:r>
      <w:r w:rsidR="00E1547E">
        <w:rPr>
          <w:szCs w:val="20"/>
        </w:rPr>
        <w:t>developed the code</w:t>
      </w:r>
      <w:r w:rsidR="00E1547E" w:rsidRPr="00E1547E">
        <w:rPr>
          <w:szCs w:val="20"/>
        </w:rPr>
        <w:t>, produced the figures</w:t>
      </w:r>
      <w:r w:rsidR="00E1547E">
        <w:rPr>
          <w:szCs w:val="20"/>
        </w:rPr>
        <w:t xml:space="preserve"> and tables</w:t>
      </w:r>
      <w:r w:rsidR="00E1547E" w:rsidRPr="00E1547E">
        <w:rPr>
          <w:szCs w:val="20"/>
        </w:rPr>
        <w:t>, and wrote the first draft of the manuscript</w:t>
      </w:r>
      <w:r w:rsidR="00E1547E">
        <w:rPr>
          <w:szCs w:val="20"/>
        </w:rPr>
        <w:t>. The manuscript was revised by DD and MW and edited by RS</w:t>
      </w:r>
      <w:r w:rsidR="00E1547E" w:rsidRPr="00E1547E">
        <w:rPr>
          <w:szCs w:val="20"/>
        </w:rPr>
        <w:t xml:space="preserve">. </w:t>
      </w:r>
    </w:p>
    <w:p w14:paraId="6A88F9AA" w14:textId="77777777" w:rsidR="00E72999" w:rsidRPr="00E72999" w:rsidRDefault="00E72999" w:rsidP="00C52CC2">
      <w:pPr>
        <w:rPr>
          <w:szCs w:val="20"/>
        </w:rPr>
      </w:pPr>
    </w:p>
    <w:p w14:paraId="78743988" w14:textId="65A91AF2" w:rsidR="00C52CC2" w:rsidRPr="00C52CC2" w:rsidRDefault="00C52CC2" w:rsidP="00C52CC2">
      <w:pPr>
        <w:rPr>
          <w:szCs w:val="20"/>
        </w:rPr>
      </w:pPr>
      <w:r>
        <w:rPr>
          <w:i/>
          <w:szCs w:val="20"/>
        </w:rPr>
        <w:t>Competing interests</w:t>
      </w:r>
      <w:r w:rsidRPr="00C52CC2">
        <w:rPr>
          <w:i/>
          <w:szCs w:val="20"/>
        </w:rPr>
        <w:t>.</w:t>
      </w:r>
      <w:r>
        <w:rPr>
          <w:i/>
          <w:szCs w:val="20"/>
        </w:rPr>
        <w:t xml:space="preserve">   </w:t>
      </w:r>
      <w:r>
        <w:rPr>
          <w:szCs w:val="20"/>
        </w:rPr>
        <w:t>The authors declare that they have no conflict of interest.</w:t>
      </w:r>
    </w:p>
    <w:p w14:paraId="2AC6AAA6" w14:textId="77777777" w:rsidR="00C52CC2" w:rsidRDefault="00C52CC2" w:rsidP="00C52CC2">
      <w:pPr>
        <w:rPr>
          <w:i/>
          <w:szCs w:val="20"/>
        </w:rPr>
      </w:pPr>
    </w:p>
    <w:p w14:paraId="5E2274EF" w14:textId="6A9CC78C" w:rsidR="00C52CC2" w:rsidRDefault="00C52CC2" w:rsidP="00C52CC2">
      <w:pPr>
        <w:rPr>
          <w:i/>
          <w:szCs w:val="20"/>
        </w:rPr>
      </w:pPr>
      <w:r>
        <w:rPr>
          <w:i/>
          <w:szCs w:val="20"/>
        </w:rPr>
        <w:t>Acknowledgements</w:t>
      </w:r>
      <w:r w:rsidRPr="00C52CC2">
        <w:rPr>
          <w:i/>
          <w:szCs w:val="20"/>
        </w:rPr>
        <w:t>.</w:t>
      </w:r>
    </w:p>
    <w:p w14:paraId="27E8B3AC" w14:textId="77777777" w:rsidR="00C52CC2" w:rsidRDefault="00C52CC2" w:rsidP="00C52CC2">
      <w:pPr>
        <w:rPr>
          <w:i/>
          <w:szCs w:val="20"/>
        </w:rPr>
      </w:pPr>
    </w:p>
    <w:p w14:paraId="1CFDAC87" w14:textId="1FB906B9" w:rsidR="00C52CC2" w:rsidRPr="00C52CC2" w:rsidRDefault="00C52CC2" w:rsidP="00C52CC2">
      <w:pPr>
        <w:rPr>
          <w:szCs w:val="20"/>
        </w:rPr>
      </w:pPr>
      <w:r>
        <w:rPr>
          <w:i/>
          <w:szCs w:val="20"/>
        </w:rPr>
        <w:t>Financial support</w:t>
      </w:r>
      <w:r w:rsidRPr="00C52CC2">
        <w:rPr>
          <w:i/>
          <w:szCs w:val="20"/>
        </w:rPr>
        <w:t>.</w:t>
      </w:r>
      <w:r>
        <w:rPr>
          <w:i/>
          <w:szCs w:val="20"/>
        </w:rPr>
        <w:t xml:space="preserve">   </w:t>
      </w:r>
      <w:r>
        <w:rPr>
          <w:szCs w:val="20"/>
        </w:rPr>
        <w:t>This research has been supported by …</w:t>
      </w:r>
    </w:p>
    <w:p w14:paraId="064B3798" w14:textId="77777777" w:rsidR="00C52CC2" w:rsidRPr="00C52CC2" w:rsidRDefault="00C52CC2" w:rsidP="00C52CC2">
      <w:pPr>
        <w:rPr>
          <w:i/>
          <w:szCs w:val="20"/>
        </w:rPr>
      </w:pPr>
    </w:p>
    <w:p w14:paraId="01E55EF6" w14:textId="77777777" w:rsidR="00C52CC2" w:rsidRPr="00C52CC2" w:rsidRDefault="00C52CC2" w:rsidP="00C52CC2">
      <w:pPr>
        <w:rPr>
          <w:i/>
          <w:szCs w:val="20"/>
        </w:rPr>
      </w:pPr>
    </w:p>
    <w:p w14:paraId="7E3165CF" w14:textId="77777777" w:rsidR="00C52CC2" w:rsidRPr="00C52CC2" w:rsidRDefault="00C52CC2" w:rsidP="00C52CC2">
      <w:pPr>
        <w:rPr>
          <w:i/>
          <w:szCs w:val="20"/>
        </w:rPr>
      </w:pPr>
    </w:p>
    <w:p w14:paraId="35D84114" w14:textId="77777777" w:rsidR="00C52CC2" w:rsidRPr="00C52CC2" w:rsidRDefault="00C52CC2" w:rsidP="00C52CC2">
      <w:pPr>
        <w:rPr>
          <w:i/>
          <w:szCs w:val="20"/>
        </w:rPr>
      </w:pPr>
    </w:p>
    <w:p w14:paraId="1B427146" w14:textId="77777777" w:rsidR="00C52CC2" w:rsidRPr="00C52CC2" w:rsidRDefault="00C52CC2" w:rsidP="00C52CC2">
      <w:pPr>
        <w:rPr>
          <w:i/>
          <w:szCs w:val="20"/>
        </w:rPr>
      </w:pPr>
    </w:p>
    <w:p w14:paraId="59197C6A" w14:textId="7F61CE71" w:rsidR="007E2A45" w:rsidRDefault="00D56803" w:rsidP="004E55EB">
      <w:pPr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6639C5ED" wp14:editId="44A462F9">
            <wp:extent cx="3308157" cy="2452127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iginal_t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7" r="7830"/>
                    <a:stretch/>
                  </pic:blipFill>
                  <pic:spPr bwMode="auto">
                    <a:xfrm>
                      <a:off x="0" y="0"/>
                      <a:ext cx="3357094" cy="248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3F67C" w14:textId="18CAA681" w:rsidR="007E2A45" w:rsidRDefault="007E2A45" w:rsidP="00D56803">
      <w:pPr>
        <w:pStyle w:val="Beschriftung"/>
        <w:jc w:val="center"/>
      </w:pPr>
      <w:r>
        <w:t>Figure 1: Observed streamflow time series</w:t>
      </w:r>
      <w:r w:rsidR="00C9478E">
        <w:t xml:space="preserve"> from CAMELS dataset</w:t>
      </w:r>
      <w:r w:rsidR="00156F3D">
        <w:t xml:space="preserve"> </w:t>
      </w:r>
      <w:r w:rsidR="00800A44">
        <w:t>(</w:t>
      </w:r>
      <w:r w:rsidR="00800A44">
        <w:fldChar w:fldCharType="begin"/>
      </w:r>
      <w:r w:rsidR="00800A44"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800A44">
        <w:fldChar w:fldCharType="separate"/>
      </w:r>
      <w:r w:rsidR="00800A44">
        <w:rPr>
          <w:noProof/>
        </w:rPr>
        <w:t>Newman et al., 2015</w:t>
      </w:r>
      <w:r w:rsidR="00800A44">
        <w:fldChar w:fldCharType="end"/>
      </w:r>
      <w:r w:rsidR="00800A44">
        <w:t xml:space="preserve">; </w:t>
      </w:r>
      <w:proofErr w:type="spellStart"/>
      <w:r w:rsidR="00800A44">
        <w:t>gauge_id</w:t>
      </w:r>
      <w:proofErr w:type="spellEnd"/>
      <w:r w:rsidR="00800A44">
        <w:t>:</w:t>
      </w:r>
      <w:r w:rsidR="00800A44" w:rsidRPr="00800A44">
        <w:t xml:space="preserve"> 13331500</w:t>
      </w:r>
      <w:r w:rsidR="00800A44">
        <w:t xml:space="preserve">; </w:t>
      </w:r>
      <w:proofErr w:type="spellStart"/>
      <w:r w:rsidR="00800A44">
        <w:t>gauge_name</w:t>
      </w:r>
      <w:proofErr w:type="spellEnd"/>
      <w:r w:rsidR="00800A44">
        <w:t xml:space="preserve">: </w:t>
      </w:r>
      <w:proofErr w:type="spellStart"/>
      <w:r w:rsidR="00800A44">
        <w:t>Minam</w:t>
      </w:r>
      <w:proofErr w:type="spellEnd"/>
      <w:r w:rsidR="00800A44">
        <w:t xml:space="preserve"> River near </w:t>
      </w:r>
      <w:proofErr w:type="spellStart"/>
      <w:r w:rsidR="00800A44">
        <w:t>Minam</w:t>
      </w:r>
      <w:proofErr w:type="spellEnd"/>
      <w:r w:rsidR="00800A44" w:rsidRPr="00800A44">
        <w:t>, OR</w:t>
      </w:r>
      <w:r w:rsidR="00800A44">
        <w:t>, U.S.)</w:t>
      </w:r>
    </w:p>
    <w:p w14:paraId="10222BA9" w14:textId="77777777" w:rsidR="00A619BB" w:rsidRDefault="00A619BB" w:rsidP="00A619BB"/>
    <w:p w14:paraId="1129E87A" w14:textId="77777777" w:rsidR="00A619BB" w:rsidRDefault="00A619BB" w:rsidP="00A619BB"/>
    <w:p w14:paraId="4698EC0A" w14:textId="77777777" w:rsidR="00A619BB" w:rsidRDefault="00A619BB" w:rsidP="00A619BB"/>
    <w:p w14:paraId="442790D1" w14:textId="6F4927C2" w:rsidR="00A619BB" w:rsidRDefault="00D56803" w:rsidP="00C56462">
      <w:r>
        <w:rPr>
          <w:noProof/>
          <w:lang w:val="de-DE" w:eastAsia="de-DE"/>
        </w:rPr>
        <w:drawing>
          <wp:inline distT="0" distB="0" distL="0" distR="0" wp14:anchorId="648726C0" wp14:editId="06664631">
            <wp:extent cx="6541687" cy="2984731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dc_error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0" t="9220" r="7963"/>
                    <a:stretch/>
                  </pic:blipFill>
                  <pic:spPr bwMode="auto">
                    <a:xfrm>
                      <a:off x="0" y="0"/>
                      <a:ext cx="6556891" cy="299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CDEEB" w14:textId="774D05CA" w:rsidR="000B679B" w:rsidRDefault="004911B7" w:rsidP="004D756D">
      <w:pPr>
        <w:pStyle w:val="Beschriftung"/>
      </w:pPr>
      <w:r>
        <w:t>Figure 2: Flow duration curves</w:t>
      </w:r>
      <w:r w:rsidR="00C358A8">
        <w:t xml:space="preserve"> (FDCs)</w:t>
      </w:r>
      <w:r>
        <w:t xml:space="preserve"> of observed</w:t>
      </w:r>
      <w:r w:rsidR="00845FA6">
        <w:t xml:space="preserve"> (blue)</w:t>
      </w:r>
      <w:r>
        <w:t xml:space="preserve"> and manipulate</w:t>
      </w:r>
      <w:r w:rsidR="00845FA6">
        <w:t>d (dashed red)</w:t>
      </w:r>
      <w:r>
        <w:t xml:space="preserve"> streamflow time series</w:t>
      </w:r>
      <w:r w:rsidR="00845FA6">
        <w:t xml:space="preserve">. </w:t>
      </w:r>
      <w:r w:rsidR="00C358A8">
        <w:t>Manipulated FDCs are depicted for (a-b) d</w:t>
      </w:r>
      <w:r w:rsidR="00845FA6">
        <w:t xml:space="preserve">ynamic </w:t>
      </w:r>
      <w:r w:rsidR="00C358A8">
        <w:t>errors only, (c-d) constant errors only, (e) timing error only; (f-</w:t>
      </w:r>
      <w:proofErr w:type="spellStart"/>
      <w:r w:rsidR="00C358A8">
        <w:t>i</w:t>
      </w:r>
      <w:proofErr w:type="spellEnd"/>
      <w:r w:rsidR="00C358A8">
        <w:t xml:space="preserve">) combination of dynamic and </w:t>
      </w:r>
      <w:r w:rsidR="00C358A8">
        <w:lastRenderedPageBreak/>
        <w:t>constant error and (j) the mean flow benchmark. The combination of dynamic error, constant error and timing error is not shown, since they are identical to f-</w:t>
      </w:r>
      <w:proofErr w:type="spellStart"/>
      <w:r w:rsidR="00C358A8">
        <w:t>i</w:t>
      </w:r>
      <w:proofErr w:type="spellEnd"/>
      <w:r w:rsidR="00C358A8">
        <w:t>.</w:t>
      </w:r>
      <w:r w:rsidR="00506F16">
        <w:t xml:space="preserve"> </w:t>
      </w:r>
      <w:r w:rsidR="004821F8">
        <w:t>Y-axis is shown in log space.</w:t>
      </w:r>
    </w:p>
    <w:p w14:paraId="45C372EF" w14:textId="0DAA21C3" w:rsidR="00334BB4" w:rsidRPr="00334BB4" w:rsidRDefault="007D4686" w:rsidP="00334BB4">
      <w:pPr>
        <w:rPr>
          <w:lang w:eastAsia="de-DE"/>
        </w:rPr>
      </w:pPr>
      <w:r>
        <w:rPr>
          <w:noProof/>
          <w:lang w:val="de-DE" w:eastAsia="de-DE"/>
        </w:rPr>
        <w:drawing>
          <wp:inline distT="0" distB="0" distL="0" distR="0" wp14:anchorId="52DDEEDC" wp14:editId="689C844F">
            <wp:extent cx="6372225" cy="3567430"/>
            <wp:effectExtent l="0" t="0" r="3175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_diag_pc_ann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956B" w14:textId="18D025F7" w:rsidR="000B679B" w:rsidRDefault="000B679B" w:rsidP="00F177F6">
      <w:pPr>
        <w:pStyle w:val="Beschriftung"/>
        <w:jc w:val="left"/>
      </w:pPr>
      <w:r>
        <w:t xml:space="preserve">Figure </w:t>
      </w:r>
      <w:r w:rsidR="002F6F01">
        <w:t>3</w:t>
      </w:r>
      <w:r>
        <w:t xml:space="preserve">: </w:t>
      </w:r>
      <w:r w:rsidR="00F177F6">
        <w:t xml:space="preserve">(left) </w:t>
      </w:r>
      <w:r w:rsidR="007E2A45">
        <w:t>Diagnostic</w:t>
      </w:r>
      <w:r w:rsidR="008D5918">
        <w:t xml:space="preserve"> polar</w:t>
      </w:r>
      <w:r w:rsidR="00DB5769">
        <w:t xml:space="preserve"> plot </w:t>
      </w:r>
      <w:r w:rsidR="008D5918">
        <w:t xml:space="preserve">for the </w:t>
      </w:r>
      <w:r w:rsidR="0044003D">
        <w:t>mimicked errors</w:t>
      </w:r>
      <w:r w:rsidR="008D5918">
        <w:t xml:space="preserve"> (a-</w:t>
      </w:r>
      <w:proofErr w:type="spellStart"/>
      <w:r w:rsidR="008D5918">
        <w:t>i</w:t>
      </w:r>
      <w:proofErr w:type="spellEnd"/>
      <w:r w:rsidR="008D5918">
        <w:t>; k-n) visualizing the overall model performance (</w:t>
      </w:r>
      <w:r w:rsidR="008D5918" w:rsidRPr="00C9478E">
        <w:rPr>
          <w:i/>
        </w:rPr>
        <w:t>DE</w:t>
      </w:r>
      <w:r w:rsidR="008D5918">
        <w:t>; contour lines) and contribution</w:t>
      </w:r>
      <w:r w:rsidR="00964A86">
        <w:t xml:space="preserve"> of constant error, </w:t>
      </w:r>
      <w:commentRangeStart w:id="97"/>
      <w:r w:rsidR="00C9478E">
        <w:t xml:space="preserve">dynamic error </w:t>
      </w:r>
      <w:r w:rsidR="00964A86">
        <w:t>and timing error</w:t>
      </w:r>
      <w:r w:rsidR="002B37EF">
        <w:rPr>
          <w:i/>
        </w:rPr>
        <w:t xml:space="preserve"> </w:t>
      </w:r>
      <w:r w:rsidR="00964A86" w:rsidRPr="00964A86">
        <w:t>(</w:t>
      </w:r>
      <w:r w:rsidR="002B37EF" w:rsidRPr="002B37EF">
        <w:t>blue (yellow) indicates temporal match (mismatch)</w:t>
      </w:r>
      <w:r w:rsidR="00C9478E" w:rsidRPr="002B37EF">
        <w:t>)</w:t>
      </w:r>
      <w:r w:rsidR="002B37EF">
        <w:t xml:space="preserve">. (e*) type of dynamic error cannot be distinguished. </w:t>
      </w:r>
      <w:r w:rsidR="00CE00C5">
        <w:t>Inset shows</w:t>
      </w:r>
      <w:r w:rsidR="008D5918">
        <w:t xml:space="preserve"> </w:t>
      </w:r>
      <w:commentRangeEnd w:id="97"/>
      <w:r w:rsidR="00824525">
        <w:rPr>
          <w:rStyle w:val="Kommentarzeichen"/>
          <w:rFonts w:eastAsia="SimSun"/>
          <w:b w:val="0"/>
          <w:bCs w:val="0"/>
          <w:lang w:eastAsia="en-GB"/>
        </w:rPr>
        <w:commentReference w:id="97"/>
      </w:r>
      <w:r w:rsidR="008D5918">
        <w:t>diagnostic polar plot for the mean flow benchmark (j)</w:t>
      </w:r>
      <w:r w:rsidR="002B37EF">
        <w:t>.</w:t>
      </w:r>
      <w:r w:rsidR="00F177F6">
        <w:t xml:space="preserve"> (right) Annotated diagnostic polar plot illustrating the interpretation</w:t>
      </w:r>
      <w:r w:rsidR="007D4686">
        <w:t xml:space="preserve"> (similar to </w:t>
      </w:r>
      <w:r w:rsidR="007D4686">
        <w:fldChar w:fldCharType="begin"/>
      </w:r>
      <w:r w:rsidR="007D4686">
        <w:instrText xml:space="preserve"> ADDIN EN.CITE &lt;EndNote&gt;&lt;Cite AuthorYear="1"&gt;&lt;Author&gt;Zipper&lt;/Author&gt;&lt;Year&gt;2018&lt;/Year&gt;&lt;RecNum&gt;5248&lt;/RecNum&gt;&lt;DisplayText&gt;Zipper et al. (2018)&lt;/DisplayText&gt;&lt;record&gt;&lt;rec-number&gt;5248&lt;/rec-number&gt;&lt;foreign-keys&gt;&lt;key app="EN" db-id="as2xxwpxqarpfueswzaptteowpv9fxxss5pa" timestamp="1570373029"&gt;5248&lt;/key&gt;&lt;/foreign-keys&gt;&lt;ref-type name="Journal Article"&gt;17&lt;/ref-type&gt;&lt;contributors&gt;&lt;authors&gt;&lt;author&gt;Zipper, Samuel C.&lt;/author&gt;&lt;author&gt;Dallemagne, Tom&lt;/author&gt;&lt;author&gt;Gleeson, Tom&lt;/author&gt;&lt;author&gt;Boerman, Thomas C.&lt;/author&gt;&lt;author&gt;Hartmann, Andreas&lt;/author&gt;&lt;/authors&gt;&lt;/contributors&gt;&lt;titles&gt;&lt;title&gt;Groundwater Pumping Impacts on Real Stream Networks: Testing the Performance of Simple Management Tools&lt;/title&gt;&lt;secondary-title&gt;Water Resources Research&lt;/secondary-title&gt;&lt;/titles&gt;&lt;periodical&gt;&lt;full-title&gt;Water Resources Research&lt;/full-title&gt;&lt;/periodical&gt;&lt;pages&gt;5471-5486&lt;/pages&gt;&lt;volume&gt;54&lt;/volume&gt;&lt;number&gt;8&lt;/number&gt;&lt;dates&gt;&lt;year&gt;2018&lt;/year&gt;&lt;/dates&gt;&lt;isbn&gt;0043-1397&lt;/isbn&gt;&lt;urls&gt;&lt;related-urls&gt;&lt;url&gt;https://agupubs.onlinelibrary.wiley.com/doi/abs/10.1029/2018WR022707&lt;/url&gt;&lt;/related-urls&gt;&lt;/urls&gt;&lt;custom1&gt;Zipper2018&lt;/custom1&gt;&lt;electronic-resource-num&gt;10.1029/2018wr022707&lt;/electronic-resource-num&gt;&lt;/record&gt;&lt;/Cite&gt;&lt;/EndNote&gt;</w:instrText>
      </w:r>
      <w:r w:rsidR="007D4686">
        <w:fldChar w:fldCharType="separate"/>
      </w:r>
      <w:r w:rsidR="007D4686">
        <w:rPr>
          <w:noProof/>
        </w:rPr>
        <w:t>Zipper et al. (2018)</w:t>
      </w:r>
      <w:r w:rsidR="007D4686">
        <w:fldChar w:fldCharType="end"/>
      </w:r>
      <w:r w:rsidR="007D4686">
        <w:t>)</w:t>
      </w:r>
      <w:r w:rsidR="00F177F6">
        <w:t xml:space="preserve">. </w:t>
      </w:r>
      <w:commentRangeStart w:id="98"/>
      <w:commentRangeStart w:id="99"/>
      <w:r w:rsidR="00F177F6">
        <w:t>Hypothetic FDC plots</w:t>
      </w:r>
      <w:r w:rsidR="007D4686">
        <w:t xml:space="preserve"> and hydrograph plots</w:t>
      </w:r>
      <w:r w:rsidR="00F177F6">
        <w:t xml:space="preserve"> give examples for the error types.</w:t>
      </w:r>
      <w:commentRangeEnd w:id="98"/>
      <w:r w:rsidR="00824525">
        <w:rPr>
          <w:rStyle w:val="Kommentarzeichen"/>
          <w:rFonts w:eastAsia="SimSun"/>
          <w:b w:val="0"/>
          <w:bCs w:val="0"/>
          <w:lang w:eastAsia="en-GB"/>
        </w:rPr>
        <w:commentReference w:id="98"/>
      </w:r>
      <w:commentRangeEnd w:id="99"/>
      <w:r w:rsidR="00E51134">
        <w:rPr>
          <w:rStyle w:val="Kommentarzeichen"/>
          <w:rFonts w:eastAsia="SimSun"/>
          <w:b w:val="0"/>
          <w:bCs w:val="0"/>
          <w:lang w:eastAsia="en-GB"/>
        </w:rPr>
        <w:commentReference w:id="99"/>
      </w:r>
    </w:p>
    <w:p w14:paraId="7E8E12B1" w14:textId="572C2B01" w:rsidR="0044003D" w:rsidRDefault="0044003D" w:rsidP="0044003D">
      <w:pPr>
        <w:pStyle w:val="Beschriftung"/>
      </w:pPr>
      <w:r>
        <w:t xml:space="preserve">Table 1: </w:t>
      </w:r>
      <w:r w:rsidR="0031430A">
        <w:t xml:space="preserve">Comparison of </w:t>
      </w:r>
      <w:r w:rsidRPr="008376BC">
        <w:rPr>
          <w:i/>
        </w:rPr>
        <w:t>DE</w:t>
      </w:r>
      <w:r>
        <w:t xml:space="preserve">, </w:t>
      </w:r>
      <w:proofErr w:type="spellStart"/>
      <w:r w:rsidRPr="008376BC">
        <w:rPr>
          <w:i/>
        </w:rPr>
        <w:t>KGE</w:t>
      </w:r>
      <w:r w:rsidR="008376BC" w:rsidRPr="008376BC">
        <w:rPr>
          <w:i/>
          <w:vertAlign w:val="subscript"/>
        </w:rPr>
        <w:t>skill</w:t>
      </w:r>
      <w:proofErr w:type="spellEnd"/>
      <w:r w:rsidR="008376BC" w:rsidRPr="008376BC">
        <w:rPr>
          <w:i/>
          <w:vertAlign w:val="subscript"/>
        </w:rPr>
        <w:t xml:space="preserve"> score</w:t>
      </w:r>
      <w:r>
        <w:t xml:space="preserve"> and </w:t>
      </w:r>
      <w:r w:rsidRPr="008376BC">
        <w:rPr>
          <w:i/>
        </w:rPr>
        <w:t>NSE</w:t>
      </w:r>
      <w:r>
        <w:t xml:space="preserve"> for mimicked errors</w:t>
      </w:r>
    </w:p>
    <w:tbl>
      <w:tblPr>
        <w:tblW w:w="1006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29"/>
        <w:gridCol w:w="567"/>
        <w:gridCol w:w="709"/>
        <w:gridCol w:w="567"/>
        <w:gridCol w:w="567"/>
        <w:gridCol w:w="567"/>
        <w:gridCol w:w="567"/>
        <w:gridCol w:w="567"/>
        <w:gridCol w:w="567"/>
        <w:gridCol w:w="567"/>
        <w:gridCol w:w="567"/>
        <w:gridCol w:w="709"/>
        <w:gridCol w:w="709"/>
        <w:gridCol w:w="567"/>
        <w:gridCol w:w="708"/>
        <w:gridCol w:w="426"/>
      </w:tblGrid>
      <w:tr w:rsidR="008F7D7E" w:rsidRPr="008F7D7E" w14:paraId="44D0B60C" w14:textId="77777777" w:rsidTr="002C1CC6">
        <w:trPr>
          <w:trHeight w:val="320"/>
        </w:trPr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4278AB" w14:textId="77777777" w:rsidR="008F7D7E" w:rsidRPr="008F7D7E" w:rsidRDefault="008F7D7E" w:rsidP="008F7D7E">
            <w:pPr>
              <w:rPr>
                <w:rFonts w:ascii="Helvetica" w:eastAsia="Times New Roman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1C077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576E2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295C7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CDA8C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CFFEC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6F06F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f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6C162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9B259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h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FD237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i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4736E4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j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11C9C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76C85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l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F14F0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70D48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96CA03" w14:textId="29176A64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‘</w:t>
            </w: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1'</w:t>
            </w:r>
          </w:p>
        </w:tc>
      </w:tr>
      <w:tr w:rsidR="008F7D7E" w:rsidRPr="008F7D7E" w14:paraId="70A3E815" w14:textId="77777777" w:rsidTr="002C1CC6">
        <w:trPr>
          <w:trHeight w:val="320"/>
        </w:trPr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4C5DA" w14:textId="469031D1" w:rsidR="008F7D7E" w:rsidRPr="008F7D7E" w:rsidRDefault="008F7D7E" w:rsidP="006E58C0">
            <w:pPr>
              <w:jc w:val="left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commentRangeStart w:id="100"/>
            <w:r w:rsidRPr="008F7D7E">
              <w:rPr>
                <w:rFonts w:ascii="Helvetica" w:hAnsi="Helvetica"/>
                <w:i/>
                <w:color w:val="000000"/>
                <w:sz w:val="18"/>
                <w:szCs w:val="18"/>
              </w:rPr>
              <w:t>DE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6E75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commentRangeStart w:id="101"/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65983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4CD0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B8375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ECC2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B24A0" w14:textId="77777777" w:rsidR="008F7D7E" w:rsidRPr="008572AB" w:rsidRDefault="008F7D7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572AB">
              <w:rPr>
                <w:rFonts w:ascii="Helvetica" w:hAnsi="Helvetica"/>
                <w:i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8DEE5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BF00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4FC1D" w14:textId="77777777" w:rsidR="008F7D7E" w:rsidRPr="008572AB" w:rsidRDefault="008F7D7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572AB">
              <w:rPr>
                <w:rFonts w:ascii="Helvetica" w:hAnsi="Helvetica"/>
                <w:i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8B2C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EAE9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CC933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F6433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3B49F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5052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</w:t>
            </w:r>
            <w:commentRangeEnd w:id="101"/>
            <w:r w:rsidR="00824525">
              <w:rPr>
                <w:rStyle w:val="Kommentarzeichen"/>
              </w:rPr>
              <w:commentReference w:id="101"/>
            </w:r>
            <w:r w:rsidR="00035E3F">
              <w:rPr>
                <w:rStyle w:val="Kommentarzeichen"/>
              </w:rPr>
              <w:commentReference w:id="100"/>
            </w:r>
          </w:p>
        </w:tc>
      </w:tr>
      <w:commentRangeEnd w:id="100"/>
      <w:tr w:rsidR="008F7D7E" w:rsidRPr="008F7D7E" w14:paraId="0B9461DE" w14:textId="77777777" w:rsidTr="002C1CC6">
        <w:trPr>
          <w:trHeight w:val="320"/>
        </w:trPr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B66F0" w14:textId="4070622B" w:rsidR="008F7D7E" w:rsidRPr="006E58C0" w:rsidRDefault="006E58C0" w:rsidP="006E58C0">
            <w:pPr>
              <w:jc w:val="left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proofErr w:type="spellStart"/>
            <w:r w:rsidRPr="006E58C0">
              <w:rPr>
                <w:rFonts w:ascii="Helvetica" w:hAnsi="Helvetica"/>
                <w:i/>
                <w:color w:val="000000"/>
                <w:sz w:val="18"/>
                <w:szCs w:val="18"/>
              </w:rPr>
              <w:t>KGE</w:t>
            </w:r>
            <w:r w:rsidRPr="006E58C0">
              <w:rPr>
                <w:rFonts w:ascii="Helvetica" w:hAnsi="Helvetica"/>
                <w:i/>
                <w:color w:val="000000"/>
                <w:sz w:val="18"/>
                <w:szCs w:val="18"/>
                <w:vertAlign w:val="subscript"/>
              </w:rPr>
              <w:t>skill</w:t>
            </w:r>
            <w:proofErr w:type="spellEnd"/>
            <w:r>
              <w:rPr>
                <w:rFonts w:ascii="Helvetica" w:hAnsi="Helvetica"/>
                <w:i/>
                <w:color w:val="000000"/>
                <w:sz w:val="18"/>
                <w:szCs w:val="18"/>
                <w:vertAlign w:val="subscript"/>
              </w:rPr>
              <w:t xml:space="preserve"> </w:t>
            </w:r>
            <w:r w:rsidRPr="006E58C0">
              <w:rPr>
                <w:rFonts w:ascii="Helvetica" w:hAnsi="Helvetica"/>
                <w:i/>
                <w:color w:val="000000"/>
                <w:sz w:val="18"/>
                <w:szCs w:val="18"/>
                <w:vertAlign w:val="subscript"/>
              </w:rPr>
              <w:t>score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8E20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3DC0B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D5FFF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896D9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FDB2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806BE" w14:textId="77777777" w:rsidR="008F7D7E" w:rsidRPr="008572AB" w:rsidRDefault="008F7D7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572AB">
              <w:rPr>
                <w:rFonts w:ascii="Helvetica" w:hAnsi="Helvetica"/>
                <w:i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7861B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0.35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0A6E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0.35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FD7BE" w14:textId="77777777" w:rsidR="008F7D7E" w:rsidRPr="008572AB" w:rsidRDefault="008F7D7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572AB">
              <w:rPr>
                <w:rFonts w:ascii="Helvetica" w:hAnsi="Helvetica"/>
                <w:i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4561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851F4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CD90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0.03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FB8A5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B3B2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91D4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</w:t>
            </w:r>
          </w:p>
        </w:tc>
      </w:tr>
      <w:tr w:rsidR="008F7D7E" w:rsidRPr="008F7D7E" w14:paraId="3BBE6043" w14:textId="77777777" w:rsidTr="002C1CC6">
        <w:trPr>
          <w:trHeight w:val="320"/>
        </w:trPr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B42E9" w14:textId="13A0E12E" w:rsidR="008F7D7E" w:rsidRPr="008F7D7E" w:rsidRDefault="008F7D7E" w:rsidP="006E58C0">
            <w:pPr>
              <w:jc w:val="left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i/>
                <w:color w:val="000000"/>
                <w:sz w:val="18"/>
                <w:szCs w:val="18"/>
              </w:rPr>
              <w:t>NSE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2C680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5FEE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FEA88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559B8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FBA7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234A9" w14:textId="77777777" w:rsidR="008F7D7E" w:rsidRPr="008572AB" w:rsidRDefault="008F7D7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572AB">
              <w:rPr>
                <w:rFonts w:ascii="Helvetica" w:hAnsi="Helvetica"/>
                <w:i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B1CC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BA88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E1426" w14:textId="77777777" w:rsidR="008F7D7E" w:rsidRPr="008572AB" w:rsidRDefault="008F7D7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572AB">
              <w:rPr>
                <w:rFonts w:ascii="Helvetica" w:hAnsi="Helvetica"/>
                <w:i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7B100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E138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-0.56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F392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-0.25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00EE4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-3.2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8217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-1.51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9780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</w:t>
            </w:r>
          </w:p>
        </w:tc>
      </w:tr>
    </w:tbl>
    <w:p w14:paraId="27CFFB85" w14:textId="77777777" w:rsidR="009D18E6" w:rsidRDefault="009D18E6" w:rsidP="009D18E6"/>
    <w:p w14:paraId="3300BC52" w14:textId="4D27F764" w:rsidR="006F56BE" w:rsidRDefault="006F56BE" w:rsidP="006F56BE">
      <w:pPr>
        <w:pStyle w:val="Listenabsatz"/>
        <w:numPr>
          <w:ilvl w:val="0"/>
          <w:numId w:val="4"/>
        </w:numPr>
      </w:pPr>
      <w:r>
        <w:t>Mean flow benchmark for DE is not constant</w:t>
      </w:r>
    </w:p>
    <w:p w14:paraId="6B4B54B9" w14:textId="599EE5F4" w:rsidR="006F56BE" w:rsidRDefault="006F56BE" w:rsidP="006F56BE">
      <w:pPr>
        <w:pStyle w:val="Listenabsatz"/>
        <w:numPr>
          <w:ilvl w:val="0"/>
          <w:numId w:val="4"/>
        </w:numPr>
      </w:pPr>
      <w:r>
        <w:t>NSE is not constant for synthetically generated errors</w:t>
      </w:r>
    </w:p>
    <w:p w14:paraId="2BEA0B16" w14:textId="73928C37" w:rsidR="008572AB" w:rsidRDefault="008572AB" w:rsidP="006F56BE">
      <w:pPr>
        <w:pStyle w:val="Listenabsatz"/>
        <w:numPr>
          <w:ilvl w:val="0"/>
          <w:numId w:val="4"/>
        </w:numPr>
      </w:pPr>
      <w:r>
        <w:t>Best KGE values and NSE values show similar tendency, but not DE (T</w:t>
      </w:r>
      <w:del w:id="102" w:author="anonym" w:date="2020-01-02T11:28:00Z">
        <w:r w:rsidDel="00824525">
          <w:delText>b</w:delText>
        </w:r>
      </w:del>
      <w:r>
        <w:t>a</w:t>
      </w:r>
      <w:ins w:id="103" w:author="anonym" w:date="2020-01-02T11:29:00Z">
        <w:r w:rsidR="00824525">
          <w:t>b</w:t>
        </w:r>
      </w:ins>
      <w:r>
        <w:t xml:space="preserve">le 1: f and </w:t>
      </w:r>
      <w:proofErr w:type="spellStart"/>
      <w:r>
        <w:t>i</w:t>
      </w:r>
      <w:proofErr w:type="spellEnd"/>
      <w:r>
        <w:t>)</w:t>
      </w:r>
    </w:p>
    <w:p w14:paraId="0CDD2A6C" w14:textId="4FE258F7" w:rsidR="007E2A45" w:rsidRDefault="003D6E61" w:rsidP="003D6E61">
      <w:pPr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397BC90F" wp14:editId="57D4C3DF">
            <wp:extent cx="5603875" cy="567652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s_fdc_real_cas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7" t="7530" r="8208" b="3375"/>
                    <a:stretch/>
                  </pic:blipFill>
                  <pic:spPr bwMode="auto">
                    <a:xfrm>
                      <a:off x="0" y="0"/>
                      <a:ext cx="5604697" cy="567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BD105" w14:textId="2BDE4865" w:rsidR="002F6F01" w:rsidRDefault="002F6F01" w:rsidP="002F6F01">
      <w:pPr>
        <w:pStyle w:val="Beschriftung"/>
      </w:pPr>
      <w:r>
        <w:t xml:space="preserve">Figure 4: </w:t>
      </w:r>
      <w:r w:rsidR="00D175D0">
        <w:t>Simulated</w:t>
      </w:r>
      <w:r w:rsidR="00D50863">
        <w:t xml:space="preserve"> </w:t>
      </w:r>
      <w:r w:rsidR="00D175D0">
        <w:t>and observed streamflow</w:t>
      </w:r>
      <w:r w:rsidR="00D50863">
        <w:t xml:space="preserve"> time series</w:t>
      </w:r>
      <w:r w:rsidR="00966BCB">
        <w:t xml:space="preserve"> of real case example (a</w:t>
      </w:r>
      <w:r w:rsidR="004A7BFA">
        <w:t>, c and e</w:t>
      </w:r>
      <w:r w:rsidR="00966BCB">
        <w:t>) and the related flow duration curves (b</w:t>
      </w:r>
      <w:r w:rsidR="004A7BFA">
        <w:t>, d and f</w:t>
      </w:r>
      <w:r w:rsidR="00966BCB">
        <w:t>)</w:t>
      </w:r>
      <w:r w:rsidR="004A7BFA">
        <w:t xml:space="preserve">. </w:t>
      </w:r>
      <w:r w:rsidR="00AC3FFE">
        <w:t xml:space="preserve">Time series </w:t>
      </w:r>
      <w:r w:rsidR="00AD448E">
        <w:t>are derived from the CAMELS dataset (</w:t>
      </w:r>
      <w:r w:rsidR="00AD448E">
        <w:fldChar w:fldCharType="begin"/>
      </w:r>
      <w:r w:rsidR="00AD448E"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AD448E">
        <w:fldChar w:fldCharType="separate"/>
      </w:r>
      <w:r w:rsidR="00AD448E">
        <w:rPr>
          <w:noProof/>
        </w:rPr>
        <w:t>Newman et al., 2015</w:t>
      </w:r>
      <w:r w:rsidR="00AD448E">
        <w:fldChar w:fldCharType="end"/>
      </w:r>
      <w:r w:rsidR="00AD448E">
        <w:t>). Observed time series is the same as in Figure 1. Simulated time series had been produced by model runs with d</w:t>
      </w:r>
      <w:r w:rsidR="006A242B">
        <w:t>ifferent parameter sets (</w:t>
      </w:r>
      <w:proofErr w:type="spellStart"/>
      <w:r w:rsidR="006A242B">
        <w:t>set_id</w:t>
      </w:r>
      <w:proofErr w:type="spellEnd"/>
      <w:r w:rsidR="00AD448E">
        <w:t xml:space="preserve">) but same input data. </w:t>
      </w:r>
    </w:p>
    <w:p w14:paraId="36E3B2E0" w14:textId="77777777" w:rsidR="002F6F01" w:rsidRDefault="002F6F01" w:rsidP="007E2A45">
      <w:pPr>
        <w:pStyle w:val="Beschriftung"/>
      </w:pPr>
    </w:p>
    <w:p w14:paraId="5056913D" w14:textId="152C1A35" w:rsidR="002F6F01" w:rsidRDefault="002A7C1B" w:rsidP="00A13AFB">
      <w:pPr>
        <w:pStyle w:val="Beschriftung"/>
        <w:jc w:val="center"/>
      </w:pPr>
      <w:r>
        <w:rPr>
          <w:noProof/>
          <w:lang w:val="de-DE"/>
        </w:rPr>
        <w:lastRenderedPageBreak/>
        <w:drawing>
          <wp:inline distT="0" distB="0" distL="0" distR="0" wp14:anchorId="57F61228" wp14:editId="5CEBD52F">
            <wp:extent cx="4153786" cy="4535935"/>
            <wp:effectExtent l="0" t="0" r="1206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_diag_real_cas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367" cy="45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3EF3" w14:textId="49E2EF79" w:rsidR="007E2A45" w:rsidRDefault="002F6F01" w:rsidP="007E2A45">
      <w:pPr>
        <w:pStyle w:val="Beschriftung"/>
      </w:pPr>
      <w:r>
        <w:t>Figure 5</w:t>
      </w:r>
      <w:r w:rsidR="007E2A45">
        <w:t>: Diagnostic plot for real case example</w:t>
      </w:r>
      <w:r w:rsidR="00AD448E">
        <w:t>. Three different simulation runs are evaluated (</w:t>
      </w:r>
      <w:r w:rsidR="00C53282">
        <w:t xml:space="preserve">05, 48, 94; </w:t>
      </w:r>
      <w:r w:rsidR="00AD448E">
        <w:t>see Figure 4).</w:t>
      </w:r>
      <w:r w:rsidR="00C53282">
        <w:t xml:space="preserve"> </w:t>
      </w:r>
      <w:r w:rsidR="00212179">
        <w:t>All simulations perform well. However, the</w:t>
      </w:r>
      <w:r w:rsidR="00480457">
        <w:t xml:space="preserve"> remaining error is dominated by the</w:t>
      </w:r>
      <w:r w:rsidR="00212179">
        <w:t xml:space="preserve"> dynamic error type</w:t>
      </w:r>
      <w:r w:rsidR="00480457">
        <w:t xml:space="preserve"> </w:t>
      </w:r>
      <w:r w:rsidR="00212179">
        <w:t>while timing i</w:t>
      </w:r>
      <w:r w:rsidR="002B056C">
        <w:t>s excellent</w:t>
      </w:r>
      <w:r w:rsidR="00212179">
        <w:t>.</w:t>
      </w:r>
    </w:p>
    <w:p w14:paraId="469EC519" w14:textId="6898CCF5" w:rsidR="00C716A4" w:rsidRPr="00C716A4" w:rsidRDefault="00C716A4" w:rsidP="00C716A4">
      <w:pPr>
        <w:pStyle w:val="Listenabsatz"/>
        <w:numPr>
          <w:ilvl w:val="0"/>
          <w:numId w:val="4"/>
        </w:numPr>
      </w:pPr>
      <w:r>
        <w:t>Overall good performance, dynamic error type dominates</w:t>
      </w:r>
    </w:p>
    <w:p w14:paraId="4FCDBADA" w14:textId="77777777" w:rsidR="007E2A45" w:rsidRPr="007E2A45" w:rsidRDefault="007E2A45" w:rsidP="007E2A45"/>
    <w:p w14:paraId="0032EA99" w14:textId="77777777" w:rsidR="000B679B" w:rsidRDefault="000B679B" w:rsidP="00B4015F"/>
    <w:p w14:paraId="60CBC3F6" w14:textId="7D34AE5C" w:rsidR="000B679B" w:rsidRDefault="00F5258E" w:rsidP="000B679B">
      <w:pPr>
        <w:pStyle w:val="berschrift1"/>
      </w:pPr>
      <w:r>
        <w:t>References</w:t>
      </w:r>
    </w:p>
    <w:p w14:paraId="5C3576AE" w14:textId="77777777" w:rsidR="007D4686" w:rsidRPr="007D4686" w:rsidRDefault="000B679B" w:rsidP="007D4686">
      <w:pPr>
        <w:pStyle w:val="EndNoteBibliography"/>
        <w:rPr>
          <w:noProof/>
          <w:lang w:val="en-US"/>
        </w:rPr>
      </w:pPr>
      <w:r>
        <w:fldChar w:fldCharType="begin"/>
      </w:r>
      <w:r w:rsidRPr="005B7224">
        <w:rPr>
          <w:lang w:val="en-GB"/>
        </w:rPr>
        <w:instrText xml:space="preserve"> ADDIN EN.REFLIST </w:instrText>
      </w:r>
      <w:r>
        <w:fldChar w:fldCharType="separate"/>
      </w:r>
      <w:r w:rsidR="007D4686" w:rsidRPr="007D4686">
        <w:rPr>
          <w:noProof/>
          <w:lang w:val="en-US"/>
        </w:rPr>
        <w:t>Clark, M. P., Slater, A. G., Rupp, D. E., Woods, R. A., Vrugt, J. A., Gupta, H. V., Wagener, T., and Hay, L. E.: Framework for Understanding Structural Errors (FUSE): A modular framework to diagnose differences between hydrological models, Water Resources Research, 44, 10.1029/2007wr006735, 2008.</w:t>
      </w:r>
    </w:p>
    <w:p w14:paraId="2855D970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t>Clark, M. P., Kavetski, D., and Fenicia, F.: Pursuing the method of multiple working hypotheses for hydrological modeling, Water Resources Research, 47, 10.1029/2010wr009827, 2011.</w:t>
      </w:r>
    </w:p>
    <w:p w14:paraId="272316BA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lastRenderedPageBreak/>
        <w:t>Coxon, G., Freer, J., Westerberg, I. K., Wagener, T., Woods, R., and Smith, P. J.: A novel framework for discharge uncertainty quantification applied to 500 UK gauging stations, Water Resources Research, 51, 5531-5546, 10.1002/2014wr016532, 2015.</w:t>
      </w:r>
    </w:p>
    <w:p w14:paraId="4DC424D2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t>Gupta, H. V., Kling, H., Yilmaz, K. K., and Martinez, G. F.: Decomposition of the mean squared error and NSE performance criteria: Implications for improving hydrological modelling, Journal of Hydrology, 377, 80-91, 10.1016/j.jhydrol.2009.08.003, 2009.</w:t>
      </w:r>
    </w:p>
    <w:p w14:paraId="0D01AC55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t>Kling, H., Fuchs, M., and Paulin, M.: Runoff conditions in the upper Danube basin under an ensemble of climate change scenarios, Journal of Hydrology, 424-425, 264-277, 10.1016/j.jhydrol.2012.01.011, 2012.</w:t>
      </w:r>
    </w:p>
    <w:p w14:paraId="540780BB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t>Knoben, W. J. M., Freer, J. E., Fowler, K. J. A., Peel, M. C., and Woods, R. A.: Modular Assessment of Rainfall–Runoff Models Toolbox (MARRMoT) v1.2: an open-source, extendable framework providing implementations of 46 conceptual hydrologic models as continuous state-space formulations, Geosci. Model Dev., 12, 2463-2480, 10.5194/gmd-12-2463-2019, 2019.</w:t>
      </w:r>
    </w:p>
    <w:p w14:paraId="0FE26530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t>Nash, J. E., and Sutcliffe, J. V.: River flow forecasting through conceptual models part I - A discussion of principles, Journal of Hydrology, 10, 282-290, 10.1016/0022-1694(70)90255-6, 1970.</w:t>
      </w:r>
    </w:p>
    <w:p w14:paraId="26876F7A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t>Newman, A. J., Clark, M. P., Sampson, K., Wood, A., Hay, L. E., Bock, A., Viger, R. J., Blodgett, D., Brekke, L., Arnold, J. R., Hopson, T., and Duan, Q.: Development of a large-sample watershed-scale hydrometeorological data set for the contiguous USA: data set characteristics and assessment of regional variability in hydrologic model performance, Hydrol. Earth Syst. Sci., 19, 209-223, 10.5194/hess-19-209-2015, 2015.</w:t>
      </w:r>
    </w:p>
    <w:p w14:paraId="4A8930DE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t>Pool, S., Vis, M., and Seibert, J.: Evaluating model performance: towards a non-parametric variant of the Kling-Gupta efficiency, Hydrological Sciences Journal, 63, 1941-1953, 10.1080/02626667.2018.1552002, 2018.</w:t>
      </w:r>
    </w:p>
    <w:p w14:paraId="73BCE916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t>Schaefli, B., and Gupta, H. V.: Do Nash values have value?, Hydrological Processes, 21, 2075-2080, 10.1002/hyp.6825, 2007.</w:t>
      </w:r>
    </w:p>
    <w:p w14:paraId="39EFC6A9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t>Seibert, J., Vis, M. J. P., Lewis, E., and van Meerveld, H. J.: Upper and lower benchmarks in hydrological modelling, Hydrological Processes, 32, 1120-1125, 10.1002/hyp.11476, 2018.</w:t>
      </w:r>
    </w:p>
    <w:p w14:paraId="60F8E4F1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t>Wagener, T., and Gupta, H. V.: Model identification for hydrological forecasting under uncertainty, Stochastic Environmental Research and Risk Assessment, 19, 378-387, 10.1007/s00477-005-0006-5, 2005.</w:t>
      </w:r>
    </w:p>
    <w:p w14:paraId="5D8A9F2F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t>Yatheendradas, S., Wagener, T., Gupta, H., Unkrich, C., Goodrich, D., Schaffner, M., and Stewart, A.: Understanding uncertainty in distributed flash flood forecasting for semiarid regions, Water Resources Research, 44, 10.1029/2007wr005940, 2008.</w:t>
      </w:r>
    </w:p>
    <w:p w14:paraId="4B49908E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t>Yilmaz, K. K., Gupta, H. V., and Wagener, T.: A process-based diagnostic approach to model evaluation: Application to the NWS distributed hydrologic model, Water Resources Research, 44, 10.1029/2007wr006716, 2008.</w:t>
      </w:r>
    </w:p>
    <w:p w14:paraId="6F3BEE17" w14:textId="77777777" w:rsidR="007D4686" w:rsidRPr="007D4686" w:rsidRDefault="007D4686" w:rsidP="007D4686">
      <w:pPr>
        <w:pStyle w:val="EndNoteBibliography"/>
        <w:rPr>
          <w:noProof/>
          <w:lang w:val="en-US"/>
        </w:rPr>
      </w:pPr>
      <w:r w:rsidRPr="007D4686">
        <w:rPr>
          <w:noProof/>
          <w:lang w:val="en-US"/>
        </w:rPr>
        <w:t>Zipper, S. C., Dallemagne, T., Gleeson, T., Boerman, T. C., and Hartmann, A.: Groundwater Pumping Impacts on Real Stream Networks: Testing the Performance of Simple Management Tools, Water Resources Research, 54, 5471-5486, 10.1029/2018wr022707, 2018.</w:t>
      </w:r>
    </w:p>
    <w:p w14:paraId="2E2F22B5" w14:textId="61E026C3" w:rsidR="003A4FB4" w:rsidRDefault="000B679B" w:rsidP="003A4FB4">
      <w:pPr>
        <w:pStyle w:val="Beschriftung"/>
      </w:pPr>
      <w:r>
        <w:fldChar w:fldCharType="end"/>
      </w:r>
    </w:p>
    <w:p w14:paraId="5489F96E" w14:textId="745B2E7A" w:rsidR="002F6F01" w:rsidRDefault="002F6F01" w:rsidP="002F6F01"/>
    <w:p w14:paraId="4786B234" w14:textId="5C5C8406" w:rsidR="002F6F01" w:rsidRDefault="00866EFD" w:rsidP="002F6F01">
      <w:r>
        <w:rPr>
          <w:noProof/>
          <w:lang w:val="de-DE" w:eastAsia="de-DE"/>
        </w:rPr>
        <w:lastRenderedPageBreak/>
        <w:drawing>
          <wp:inline distT="0" distB="0" distL="0" distR="0" wp14:anchorId="6441B823" wp14:editId="1CE5DC25">
            <wp:extent cx="6313087" cy="4200755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_errors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2" t="9383" r="8581" b="2773"/>
                    <a:stretch/>
                  </pic:blipFill>
                  <pic:spPr bwMode="auto">
                    <a:xfrm>
                      <a:off x="0" y="0"/>
                      <a:ext cx="6322220" cy="420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8894C" w14:textId="0DED3092" w:rsidR="002F6F01" w:rsidRDefault="002F6F01" w:rsidP="002F6F01">
      <w:pPr>
        <w:pStyle w:val="Beschriftung"/>
      </w:pPr>
      <w:r>
        <w:t>Figure A1: Time series of observed and manipulated streamflow</w:t>
      </w:r>
    </w:p>
    <w:p w14:paraId="2F1F9750" w14:textId="77777777" w:rsidR="002F6F01" w:rsidRDefault="002F6F01" w:rsidP="002F6F01"/>
    <w:p w14:paraId="7419557A" w14:textId="55728B45" w:rsidR="002F6F01" w:rsidRDefault="000143D4" w:rsidP="004E55EB">
      <w:pPr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2655C796" wp14:editId="42585764">
            <wp:extent cx="3897294" cy="438861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ge_diag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r="12631"/>
                    <a:stretch/>
                  </pic:blipFill>
                  <pic:spPr bwMode="auto">
                    <a:xfrm>
                      <a:off x="0" y="0"/>
                      <a:ext cx="3908705" cy="440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3FA6" w14:textId="53A88730" w:rsidR="0088443E" w:rsidRDefault="0088443E" w:rsidP="000143D4">
      <w:pPr>
        <w:pStyle w:val="Beschriftung"/>
        <w:jc w:val="center"/>
      </w:pPr>
      <w:r>
        <w:t xml:space="preserve">Figure A2: Polar plot of </w:t>
      </w:r>
      <w:proofErr w:type="spellStart"/>
      <w:r w:rsidRPr="009E6C53">
        <w:rPr>
          <w:i/>
        </w:rPr>
        <w:t>KGE</w:t>
      </w:r>
      <w:r w:rsidR="009E6C53" w:rsidRPr="009E6C53">
        <w:rPr>
          <w:i/>
          <w:vertAlign w:val="subscript"/>
        </w:rPr>
        <w:t>skill</w:t>
      </w:r>
      <w:proofErr w:type="spellEnd"/>
      <w:r w:rsidR="009E6C53" w:rsidRPr="009E6C53">
        <w:rPr>
          <w:i/>
          <w:vertAlign w:val="subscript"/>
        </w:rPr>
        <w:t xml:space="preserve"> score</w:t>
      </w:r>
    </w:p>
    <w:p w14:paraId="3A684D85" w14:textId="77777777" w:rsidR="0088443E" w:rsidRDefault="0088443E" w:rsidP="002F6F01"/>
    <w:p w14:paraId="2FDE8E47" w14:textId="0BB27206" w:rsidR="002F6F01" w:rsidRDefault="00434E17" w:rsidP="002F6F01">
      <w:r>
        <w:rPr>
          <w:noProof/>
          <w:lang w:val="de-DE" w:eastAsia="de-DE"/>
        </w:rPr>
        <w:lastRenderedPageBreak/>
        <w:drawing>
          <wp:inline distT="0" distB="0" distL="0" distR="0" wp14:anchorId="57CD0DB2" wp14:editId="2B0AB211">
            <wp:extent cx="6312535" cy="2699102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tter_eff_comp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0" t="9089" r="8320" b="2655"/>
                    <a:stretch/>
                  </pic:blipFill>
                  <pic:spPr bwMode="auto">
                    <a:xfrm>
                      <a:off x="0" y="0"/>
                      <a:ext cx="6325447" cy="270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D19C6" w14:textId="08B886A0" w:rsidR="002F6F01" w:rsidRDefault="002F6F01" w:rsidP="002F6F01"/>
    <w:p w14:paraId="77401B1A" w14:textId="6298804A" w:rsidR="0088443E" w:rsidRDefault="0088443E" w:rsidP="0088443E">
      <w:pPr>
        <w:pStyle w:val="Beschriftung"/>
      </w:pPr>
      <w:r>
        <w:t xml:space="preserve">Figure A3: </w:t>
      </w:r>
      <w:r w:rsidR="00E67CAE">
        <w:t xml:space="preserve">(a) </w:t>
      </w:r>
      <w:r>
        <w:t xml:space="preserve">Scatterplot </w:t>
      </w:r>
      <w:r w:rsidR="002B056C">
        <w:t xml:space="preserve">to compare </w:t>
      </w:r>
      <w:r w:rsidR="00E67CAE">
        <w:t>DE with KGE (black) and DE with NSE (red), respectively. (b)</w:t>
      </w:r>
      <w:r w:rsidR="00E67CAE" w:rsidRPr="00E67CAE">
        <w:t xml:space="preserve"> </w:t>
      </w:r>
      <w:r w:rsidR="00E67CAE">
        <w:t xml:space="preserve">Scatterplot to compare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rel</m:t>
                </m:r>
              </m:sub>
            </m:sSub>
          </m:e>
        </m:acc>
      </m:oMath>
      <w:r w:rsidR="00E67CAE">
        <w:t xml:space="preserve"> with </w:t>
      </w:r>
      <m:oMath>
        <m:r>
          <m:rPr>
            <m:sty m:val="bi"/>
          </m:rPr>
          <w:rPr>
            <w:rFonts w:ascii="Cambria Math" w:hAnsi="Cambria Math"/>
          </w:rPr>
          <m:t xml:space="preserve">β </m:t>
        </m:r>
      </m:oMath>
      <w:r w:rsidR="00E67CAE">
        <w:t xml:space="preserve">(black)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slope</m:t>
            </m:r>
          </m:sub>
        </m:sSub>
      </m:oMath>
      <w:r w:rsidR="00E67CAE">
        <w:t xml:space="preserve"> with 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 w:rsidR="00E67CAE">
        <w:t xml:space="preserve"> (red), respectively.</w:t>
      </w:r>
    </w:p>
    <w:p w14:paraId="109F13B4" w14:textId="1EA71BD9" w:rsidR="003656BA" w:rsidRDefault="003656BA" w:rsidP="003656BA">
      <w:pPr>
        <w:pStyle w:val="Beschriftung"/>
      </w:pPr>
      <w:r>
        <w:t>Table A1: Comparison of metric components</w:t>
      </w:r>
      <w:r w:rsidR="00AA58FD">
        <w:t xml:space="preserve"> for mimicked errors</w:t>
      </w:r>
    </w:p>
    <w:tbl>
      <w:tblPr>
        <w:tblW w:w="10746" w:type="dxa"/>
        <w:tblInd w:w="-11" w:type="dxa"/>
        <w:tblLayout w:type="fixed"/>
        <w:tblLook w:val="04A0" w:firstRow="1" w:lastRow="0" w:firstColumn="1" w:lastColumn="0" w:noHBand="0" w:noVBand="1"/>
      </w:tblPr>
      <w:tblGrid>
        <w:gridCol w:w="981"/>
        <w:gridCol w:w="701"/>
        <w:gridCol w:w="700"/>
        <w:gridCol w:w="567"/>
        <w:gridCol w:w="709"/>
        <w:gridCol w:w="425"/>
        <w:gridCol w:w="709"/>
        <w:gridCol w:w="669"/>
        <w:gridCol w:w="607"/>
        <w:gridCol w:w="709"/>
        <w:gridCol w:w="708"/>
        <w:gridCol w:w="709"/>
        <w:gridCol w:w="709"/>
        <w:gridCol w:w="709"/>
        <w:gridCol w:w="708"/>
        <w:gridCol w:w="426"/>
      </w:tblGrid>
      <w:tr w:rsidR="00FC0AD4" w:rsidRPr="00FC0AD4" w14:paraId="49566E93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6679E0" w14:textId="77777777" w:rsidR="00FC0AD4" w:rsidRPr="00FC0AD4" w:rsidRDefault="00FC0AD4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5E5C6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a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0B563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F89AA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c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511A5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d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6C14C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617B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f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A7D5D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g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C277B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h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7513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proofErr w:type="spellStart"/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738B7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j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BB127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BFB00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l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D0C5B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3F1BF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1661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  <w:tr w:rsidR="00FC0AD4" w:rsidRPr="00FC0AD4" w14:paraId="56E435A5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CDEAA" w14:textId="6CA51B0C" w:rsidR="00FC0AD4" w:rsidRPr="009E6C53" w:rsidRDefault="00186073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rel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6CA6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F45B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2E3E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D43E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3810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9267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6272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907A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6FDD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3E93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1.87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7600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B3C4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4BD9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B555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545D0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FC0AD4" w:rsidRPr="00FC0AD4" w14:paraId="415E53C0" w14:textId="77777777" w:rsidTr="006F1F8D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AE92A" w14:textId="46DE1E83" w:rsidR="00FC0AD4" w:rsidRPr="009E6C53" w:rsidRDefault="00424154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|B</w:t>
            </w:r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area</w:t>
            </w:r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|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FAB2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5C82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CDAA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D525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CE8B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879C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514E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F7F3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03BB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FDA6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ABC7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C342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8EA9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BC45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9487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FC0AD4" w:rsidRPr="00FC0AD4" w14:paraId="1D0095FA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FC803" w14:textId="77777777" w:rsidR="00FC0AD4" w:rsidRPr="009E6C53" w:rsidRDefault="00FC0AD4" w:rsidP="00FC0AD4">
            <w:pPr>
              <w:ind w:left="-695" w:firstLine="695"/>
              <w:rPr>
                <w:rFonts w:ascii="Helvetica Neue" w:eastAsia="Times New Roman" w:hAnsi="Helvetica Neue"/>
                <w:i/>
                <w:color w:val="000000"/>
                <w:sz w:val="16"/>
                <w:szCs w:val="16"/>
              </w:rPr>
            </w:pPr>
            <w:r w:rsidRPr="009E6C53">
              <w:rPr>
                <w:rFonts w:ascii="Helvetica Neue" w:eastAsia="Times New Roman" w:hAnsi="Helvetica Neue"/>
                <w:i/>
                <w:color w:val="000000"/>
                <w:sz w:val="16"/>
                <w:szCs w:val="16"/>
              </w:rPr>
              <w:t>r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8FE1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7D05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1086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C2D10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989F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EA9A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0A06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0.98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7473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31BA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8FBC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01C5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B488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-0.01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9917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DA3B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0.02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FAE5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  <w:tr w:rsidR="00FC0AD4" w:rsidRPr="00FC0AD4" w14:paraId="5418941B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66526" w14:textId="3D721914" w:rsidR="00FC0AD4" w:rsidRPr="009E6C53" w:rsidRDefault="00A0757D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proofErr w:type="spellStart"/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dir</w:t>
            </w:r>
            <w:proofErr w:type="spellEnd"/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327A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57BD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C2A0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59A0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3A51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117F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0D91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5EF7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0C8C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4442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-0.93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66FF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1551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ABD8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4EFC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E9C8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FC0AD4" w:rsidRPr="00FC0AD4" w14:paraId="71E643C8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6A334" w14:textId="5D045782" w:rsidR="00FC0AD4" w:rsidRPr="009E6C53" w:rsidRDefault="00A0757D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proofErr w:type="spellStart"/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slope</w:t>
            </w:r>
            <w:proofErr w:type="spellEnd"/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FE21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1BB9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74A6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E3FA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C317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2BFF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DADB0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201F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18FA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10BB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AD2E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9D1F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7E53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1409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74030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FC0AD4" w:rsidRPr="00FC0AD4" w14:paraId="0066980B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5571" w14:textId="34EE6764" w:rsidR="00FC0AD4" w:rsidRPr="009E6C53" w:rsidRDefault="00A0757D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r w:rsidRPr="009E6C53"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1"/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F9EC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BF4A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50D1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34F0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C3B3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8FEE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0.76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8C8A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0.26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6807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1.75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C22B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D72A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F07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C215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84EB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1.75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188B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6CF9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  <w:tr w:rsidR="00FC0AD4" w:rsidRPr="00FC0AD4" w14:paraId="4CBFFAC3" w14:textId="77777777" w:rsidTr="00FC0AD4">
        <w:trPr>
          <w:trHeight w:val="285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39CB5" w14:textId="099F1A91" w:rsidR="00FC0AD4" w:rsidRPr="009E6C53" w:rsidRDefault="00A0757D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r w:rsidRPr="009E6C53"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2"/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FCD3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1.29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133D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F808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35DD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3D8E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5AB1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0.96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0F3D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0.46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71CD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AB54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1.04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A509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1C5B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A945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0.46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96A1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75C0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1.04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16AE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</w:tbl>
    <w:p w14:paraId="6649AE13" w14:textId="77777777" w:rsidR="003656BA" w:rsidRPr="003656BA" w:rsidRDefault="003656BA" w:rsidP="003656BA"/>
    <w:p w14:paraId="243F87FD" w14:textId="60DDB85A" w:rsidR="00AD38DE" w:rsidRDefault="003656BA" w:rsidP="007138A5">
      <w:pPr>
        <w:pStyle w:val="Beschriftung"/>
      </w:pPr>
      <w:r>
        <w:t>Table A2</w:t>
      </w:r>
      <w:r w:rsidR="007138A5">
        <w:t xml:space="preserve">: Comparison of DE, KGE and NSE for </w:t>
      </w:r>
      <w:r w:rsidR="00C44143">
        <w:t>real case example</w:t>
      </w:r>
    </w:p>
    <w:tbl>
      <w:tblPr>
        <w:tblW w:w="10778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667"/>
        <w:gridCol w:w="1034"/>
        <w:gridCol w:w="850"/>
        <w:gridCol w:w="708"/>
        <w:gridCol w:w="851"/>
        <w:gridCol w:w="856"/>
        <w:gridCol w:w="992"/>
        <w:gridCol w:w="851"/>
        <w:gridCol w:w="850"/>
        <w:gridCol w:w="992"/>
        <w:gridCol w:w="709"/>
        <w:gridCol w:w="709"/>
        <w:gridCol w:w="709"/>
      </w:tblGrid>
      <w:tr w:rsidR="00C44143" w:rsidRPr="00AD38DE" w14:paraId="0FF931CC" w14:textId="77777777" w:rsidTr="00F41F11">
        <w:trPr>
          <w:trHeight w:val="320"/>
        </w:trPr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3A8C6B" w14:textId="3FCD1B76" w:rsidR="00AD38DE" w:rsidRPr="00AD38DE" w:rsidRDefault="00AD38DE" w:rsidP="00FC0AD4">
            <w:pPr>
              <w:ind w:left="-478" w:firstLine="285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 </w:t>
            </w:r>
            <w:r w:rsidR="008E3621">
              <w:rPr>
                <w:rFonts w:ascii="Helvetica Neue" w:hAnsi="Helvetica Neue"/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C44143">
              <w:rPr>
                <w:rFonts w:ascii="Helvetica Neue" w:hAnsi="Helvetica Neue"/>
                <w:color w:val="000000"/>
                <w:sz w:val="16"/>
                <w:szCs w:val="16"/>
              </w:rPr>
              <w:t>set_id</w:t>
            </w:r>
            <w:proofErr w:type="spellEnd"/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29AC21" w14:textId="1F89A665" w:rsidR="00AD38DE" w:rsidRPr="00AD38DE" w:rsidRDefault="00186073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rel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BD3DDC" w14:textId="39C84ACE" w:rsidR="00AD38DE" w:rsidRPr="002A0ECB" w:rsidRDefault="002A0ECB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|B</w:t>
            </w: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area</w:t>
            </w: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|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FB12E4" w14:textId="7FF6826C" w:rsidR="00AD38DE" w:rsidRPr="00AD38DE" w:rsidRDefault="00D211D0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072DE" w14:textId="2750F23A" w:rsidR="00AD38DE" w:rsidRPr="00AD38DE" w:rsidRDefault="00AD38DE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DE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397C6" w14:textId="4634B37B" w:rsidR="00AD38DE" w:rsidRPr="002A0ECB" w:rsidRDefault="002A0ECB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proofErr w:type="spellStart"/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DE</w:t>
            </w: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mfb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B25AB3" w14:textId="073E555F" w:rsidR="00AD38DE" w:rsidRPr="002A0ECB" w:rsidRDefault="002A0ECB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proofErr w:type="spellStart"/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dir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4E61B7" w14:textId="1C6005B0" w:rsidR="00AD38DE" w:rsidRPr="002A0ECB" w:rsidRDefault="002A0ECB" w:rsidP="002A0ECB">
            <w:pPr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proofErr w:type="spellStart"/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slope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077768" w14:textId="0771ABC0" w:rsidR="00AD38DE" w:rsidRPr="00AD38DE" w:rsidRDefault="00424154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A"/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7CA706" w14:textId="46036199" w:rsidR="00AD38DE" w:rsidRPr="002A0ECB" w:rsidRDefault="002A0ECB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proofErr w:type="spellStart"/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KGE</w:t>
            </w: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skill</w:t>
            </w:r>
            <w:proofErr w:type="spellEnd"/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 xml:space="preserve"> score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206DA4" w14:textId="7A83E622" w:rsidR="00AD38DE" w:rsidRPr="00AD38DE" w:rsidRDefault="00424154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2"/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1B0BF6" w14:textId="77A52127" w:rsidR="00AD38DE" w:rsidRPr="00AD38DE" w:rsidRDefault="00424154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1"/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A6BEF9" w14:textId="3CBCA7AD" w:rsidR="00AD38DE" w:rsidRPr="00AD38DE" w:rsidRDefault="00AD38DE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NSE</w:t>
            </w:r>
          </w:p>
        </w:tc>
      </w:tr>
      <w:tr w:rsidR="00C44143" w:rsidRPr="00AD38DE" w14:paraId="30051D10" w14:textId="77777777" w:rsidTr="00F41F11">
        <w:trPr>
          <w:trHeight w:val="429"/>
        </w:trPr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822B1" w14:textId="0252B2C1" w:rsidR="00AD38DE" w:rsidRPr="00AD38DE" w:rsidRDefault="00021A17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t>0</w:t>
            </w:r>
            <w:r w:rsidR="00AD38DE" w:rsidRPr="00AD38DE">
              <w:rPr>
                <w:rFonts w:ascii="Helvetica Neue" w:hAnsi="Helvetica Neue"/>
                <w:color w:val="000000"/>
                <w:sz w:val="16"/>
                <w:szCs w:val="16"/>
              </w:rPr>
              <w:t>5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DA5B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0D12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42420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AB591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0.87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462A0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88425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-0.15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2483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88E50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0.45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87F56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9CBC6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B5A59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5E5FD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0.77</w:t>
            </w:r>
          </w:p>
        </w:tc>
      </w:tr>
      <w:tr w:rsidR="00C44143" w:rsidRPr="00AD38DE" w14:paraId="24583A9F" w14:textId="77777777" w:rsidTr="00F41F11">
        <w:trPr>
          <w:trHeight w:val="320"/>
        </w:trPr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8B5EB" w14:textId="77777777" w:rsidR="00AD38DE" w:rsidRPr="00AD38DE" w:rsidRDefault="00AD38DE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48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7E0AC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2FA54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A4C2C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8FDCA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0.86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D04FF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5A9F1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-0.16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4D68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753DD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0.44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93142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38101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8B68B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FA84C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0.77</w:t>
            </w:r>
          </w:p>
        </w:tc>
      </w:tr>
      <w:tr w:rsidR="00C44143" w:rsidRPr="00AD38DE" w14:paraId="6C147F29" w14:textId="77777777" w:rsidTr="00F41F11">
        <w:trPr>
          <w:trHeight w:val="320"/>
        </w:trPr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DAA22" w14:textId="77777777" w:rsidR="00AD38DE" w:rsidRPr="00AD38DE" w:rsidRDefault="00AD38DE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94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4BDAB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0.11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D2D1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0.28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71794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0754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F65C8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06658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-0.13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3431D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0.28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2A73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50626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9C99B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80510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73B2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0.78</w:t>
            </w:r>
          </w:p>
        </w:tc>
      </w:tr>
    </w:tbl>
    <w:p w14:paraId="66C4D7C3" w14:textId="77777777" w:rsidR="00AD38DE" w:rsidRPr="00AD38DE" w:rsidRDefault="00AD38DE" w:rsidP="007B44D1">
      <w:pPr>
        <w:jc w:val="center"/>
      </w:pPr>
    </w:p>
    <w:p w14:paraId="20712FE6" w14:textId="1E7344A5" w:rsidR="0088443E" w:rsidRDefault="00810690" w:rsidP="001A14E2">
      <w:pPr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471D4250" wp14:editId="135A8AE2">
            <wp:extent cx="3346047" cy="379576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ge_diag_real_case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7"/>
                    <a:stretch/>
                  </pic:blipFill>
                  <pic:spPr bwMode="auto">
                    <a:xfrm>
                      <a:off x="0" y="0"/>
                      <a:ext cx="3356258" cy="380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CA057" w14:textId="7F1C995C" w:rsidR="001A14E2" w:rsidRDefault="001A14E2" w:rsidP="00810690">
      <w:pPr>
        <w:pStyle w:val="Beschriftung"/>
        <w:jc w:val="center"/>
      </w:pPr>
      <w:r>
        <w:t xml:space="preserve">Figure A4: </w:t>
      </w:r>
      <w:r w:rsidR="002F014E">
        <w:t xml:space="preserve">Polar plot of </w:t>
      </w:r>
      <w:proofErr w:type="spellStart"/>
      <w:r w:rsidR="002F014E" w:rsidRPr="00634444">
        <w:rPr>
          <w:i/>
        </w:rPr>
        <w:t>KGE</w:t>
      </w:r>
      <w:r w:rsidR="00634444" w:rsidRPr="00634444">
        <w:rPr>
          <w:i/>
          <w:vertAlign w:val="subscript"/>
        </w:rPr>
        <w:t>skill</w:t>
      </w:r>
      <w:proofErr w:type="spellEnd"/>
      <w:r w:rsidR="00634444" w:rsidRPr="00634444">
        <w:rPr>
          <w:i/>
          <w:vertAlign w:val="subscript"/>
        </w:rPr>
        <w:t xml:space="preserve"> score</w:t>
      </w:r>
      <w:r w:rsidR="002F014E" w:rsidRPr="00634444">
        <w:rPr>
          <w:vertAlign w:val="subscript"/>
        </w:rPr>
        <w:t xml:space="preserve"> </w:t>
      </w:r>
      <w:r w:rsidR="002F014E">
        <w:t>for real case example</w:t>
      </w:r>
    </w:p>
    <w:p w14:paraId="6BE91E7E" w14:textId="3E174693" w:rsidR="001A14E2" w:rsidRPr="002F6F01" w:rsidRDefault="001A14E2" w:rsidP="001A14E2">
      <w:pPr>
        <w:jc w:val="center"/>
      </w:pPr>
    </w:p>
    <w:sectPr w:rsidR="001A14E2" w:rsidRPr="002F6F01" w:rsidSect="00F512A5">
      <w:footerReference w:type="default" r:id="rId19"/>
      <w:pgSz w:w="11907" w:h="13608"/>
      <w:pgMar w:top="567" w:right="936" w:bottom="1338" w:left="936" w:header="0" w:footer="737" w:gutter="0"/>
      <w:lnNumType w:countBy="5" w:distance="227" w:restart="continuous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2" w:author="robin" w:date="2020-01-02T12:19:00Z" w:initials="rs">
    <w:p w14:paraId="1BF4B0CC" w14:textId="53DE7F26" w:rsidR="00186073" w:rsidRDefault="00186073">
      <w:pPr>
        <w:pStyle w:val="Kommentartext"/>
      </w:pPr>
      <w:r>
        <w:rPr>
          <w:rStyle w:val="Kommentarzeichen"/>
        </w:rPr>
        <w:annotationRef/>
      </w:r>
      <w:r>
        <w:t>Start with model errors in general</w:t>
      </w:r>
    </w:p>
  </w:comment>
  <w:comment w:id="13" w:author="anonym" w:date="2020-01-02T11:10:00Z" w:initials="a">
    <w:p w14:paraId="5D1B0DE0" w14:textId="0E27C78A" w:rsidR="00186073" w:rsidRDefault="00186073">
      <w:pPr>
        <w:pStyle w:val="Kommentartext"/>
      </w:pPr>
      <w:r>
        <w:rPr>
          <w:rStyle w:val="Kommentarzeichen"/>
        </w:rPr>
        <w:annotationRef/>
      </w:r>
      <w:r>
        <w:t>I thought there are some basic references to all errors in modelling.</w:t>
      </w:r>
    </w:p>
  </w:comment>
  <w:comment w:id="17" w:author="anonym" w:date="2020-01-02T11:15:00Z" w:initials="a">
    <w:p w14:paraId="72223D25" w14:textId="2AD1AE30" w:rsidR="00186073" w:rsidRDefault="00186073">
      <w:pPr>
        <w:pStyle w:val="Kommentartext"/>
      </w:pPr>
      <w:r>
        <w:rPr>
          <w:rStyle w:val="Kommentarzeichen"/>
        </w:rPr>
        <w:annotationRef/>
      </w:r>
      <w:r>
        <w:t>Sounds a bit vague</w:t>
      </w:r>
    </w:p>
  </w:comment>
  <w:comment w:id="18" w:author="robin" w:date="2020-01-02T12:53:00Z" w:initials="rs">
    <w:p w14:paraId="67515224" w14:textId="0DD75A9E" w:rsidR="00186073" w:rsidRDefault="00186073">
      <w:pPr>
        <w:pStyle w:val="Kommentartext"/>
      </w:pPr>
      <w:r>
        <w:rPr>
          <w:rStyle w:val="Kommentarzeichen"/>
        </w:rPr>
        <w:annotationRef/>
      </w:r>
      <w:r>
        <w:rPr>
          <w:rStyle w:val="Kommentarzeichen"/>
        </w:rPr>
        <w:t>Add some examples from the literature in the following paragraph</w:t>
      </w:r>
    </w:p>
  </w:comment>
  <w:comment w:id="38" w:author="anonym" w:date="2020-01-02T11:17:00Z" w:initials="a">
    <w:p w14:paraId="352E6A1F" w14:textId="703760F2" w:rsidR="00186073" w:rsidRDefault="00186073">
      <w:pPr>
        <w:pStyle w:val="Kommentartext"/>
      </w:pPr>
      <w:r>
        <w:rPr>
          <w:rStyle w:val="Kommentarzeichen"/>
        </w:rPr>
        <w:annotationRef/>
      </w:r>
      <w:r>
        <w:t xml:space="preserve">I think residual bias B </w:t>
      </w:r>
      <w:proofErr w:type="gramStart"/>
      <w:r>
        <w:t>res  would</w:t>
      </w:r>
      <w:proofErr w:type="gramEnd"/>
      <w:r>
        <w:t xml:space="preserve"> be better</w:t>
      </w:r>
    </w:p>
  </w:comment>
  <w:comment w:id="39" w:author="anonym" w:date="2020-01-02T11:18:00Z" w:initials="a">
    <w:p w14:paraId="366EF6BC" w14:textId="73CBB6D1" w:rsidR="00186073" w:rsidRDefault="00186073">
      <w:pPr>
        <w:pStyle w:val="Kommentartext"/>
      </w:pPr>
      <w:r>
        <w:rPr>
          <w:rStyle w:val="Kommentarzeichen"/>
        </w:rPr>
        <w:annotationRef/>
      </w:r>
      <w:r>
        <w:t>Why linear – di you not also use a rank correlation measure?</w:t>
      </w:r>
    </w:p>
  </w:comment>
  <w:comment w:id="40" w:author="robin" w:date="2020-01-02T13:05:00Z" w:initials="rs">
    <w:p w14:paraId="4E386B93" w14:textId="6D00142C" w:rsidR="00186073" w:rsidRDefault="00186073">
      <w:pPr>
        <w:pStyle w:val="Kommentartext"/>
      </w:pPr>
      <w:r>
        <w:rPr>
          <w:rStyle w:val="Kommentarzeichen"/>
        </w:rPr>
        <w:annotationRef/>
      </w:r>
      <w:r>
        <w:t>This is what we decided. Rank correlation can also be used instead</w:t>
      </w:r>
    </w:p>
  </w:comment>
  <w:comment w:id="43" w:author="robin" w:date="2020-01-02T15:56:00Z" w:initials="rs">
    <w:p w14:paraId="5C1EA2C6" w14:textId="47061C12" w:rsidR="00186073" w:rsidRDefault="00186073">
      <w:pPr>
        <w:pStyle w:val="Kommentartext"/>
      </w:pPr>
      <w:r>
        <w:rPr>
          <w:rStyle w:val="Kommentarzeichen"/>
        </w:rPr>
        <w:annotationRef/>
      </w:r>
      <w:r>
        <w:t>Is there a more suitable benchmark</w:t>
      </w:r>
    </w:p>
  </w:comment>
  <w:comment w:id="41" w:author="anonym" w:date="2020-01-02T11:19:00Z" w:initials="a">
    <w:p w14:paraId="0907BC78" w14:textId="563F15A6" w:rsidR="00186073" w:rsidRDefault="00186073">
      <w:pPr>
        <w:pStyle w:val="Kommentartext"/>
      </w:pPr>
      <w:r>
        <w:rPr>
          <w:rStyle w:val="Kommentarzeichen"/>
        </w:rPr>
        <w:annotationRef/>
      </w:r>
      <w:r>
        <w:t xml:space="preserve">This is not clear – also you need to introduce </w:t>
      </w:r>
      <w:proofErr w:type="spellStart"/>
      <w:r>
        <w:t>DEmfb</w:t>
      </w:r>
      <w:proofErr w:type="spellEnd"/>
      <w:r>
        <w:t xml:space="preserve"> – maybe we need to introduce the mean flow </w:t>
      </w:r>
      <w:proofErr w:type="spellStart"/>
      <w:r>
        <w:t>benachmark</w:t>
      </w:r>
      <w:proofErr w:type="spellEnd"/>
      <w:r>
        <w:t xml:space="preserve"> from KGR first and then develop it for DE</w:t>
      </w:r>
    </w:p>
  </w:comment>
  <w:comment w:id="42" w:author="robin" w:date="2020-01-02T13:07:00Z" w:initials="rs">
    <w:p w14:paraId="6A31726E" w14:textId="17A6397A" w:rsidR="00186073" w:rsidRDefault="00186073">
      <w:pPr>
        <w:pStyle w:val="Kommentartext"/>
      </w:pPr>
      <w:r>
        <w:rPr>
          <w:rStyle w:val="Kommentarzeichen"/>
        </w:rPr>
        <w:annotationRef/>
      </w:r>
      <w:r>
        <w:t>Stress why we use a benchmark</w:t>
      </w:r>
    </w:p>
  </w:comment>
  <w:comment w:id="46" w:author="anonym" w:date="2020-01-02T11:21:00Z" w:initials="a">
    <w:p w14:paraId="641FAB31" w14:textId="6FC650E4" w:rsidR="00186073" w:rsidRDefault="00186073">
      <w:pPr>
        <w:pStyle w:val="Kommentartext"/>
      </w:pPr>
      <w:r>
        <w:rPr>
          <w:rStyle w:val="Kommentarzeichen"/>
        </w:rPr>
        <w:annotationRef/>
      </w:r>
      <w:r>
        <w:t>Not clear why we set this to 0.05…and what the result will be</w:t>
      </w:r>
    </w:p>
  </w:comment>
  <w:comment w:id="47" w:author="robin" w:date="2020-01-02T12:21:00Z" w:initials="rs">
    <w:p w14:paraId="530C9BBA" w14:textId="366E78C5" w:rsidR="00186073" w:rsidRDefault="00186073">
      <w:pPr>
        <w:pStyle w:val="Kommentartext"/>
      </w:pPr>
      <w:r>
        <w:rPr>
          <w:rStyle w:val="Kommentarzeichen"/>
        </w:rPr>
        <w:annotationRef/>
      </w:r>
      <w:r>
        <w:t>Shouldn’t be neither too small nor too big</w:t>
      </w:r>
    </w:p>
  </w:comment>
  <w:comment w:id="57" w:author="anonym" w:date="2020-01-02T11:34:00Z" w:initials="a">
    <w:p w14:paraId="3AE688BA" w14:textId="75713007" w:rsidR="00186073" w:rsidRDefault="00186073">
      <w:pPr>
        <w:pStyle w:val="Kommentartext"/>
      </w:pPr>
      <w:r>
        <w:rPr>
          <w:rStyle w:val="Kommentarzeichen"/>
        </w:rPr>
        <w:annotationRef/>
      </w:r>
      <w:r>
        <w:t>Yes, table would be good…</w:t>
      </w:r>
    </w:p>
  </w:comment>
  <w:comment w:id="58" w:author="robin" w:date="2020-01-02T15:58:00Z" w:initials="rs">
    <w:p w14:paraId="05B7C3BA" w14:textId="647EDB27" w:rsidR="00186073" w:rsidRDefault="00186073">
      <w:pPr>
        <w:pStyle w:val="Kommentartext"/>
      </w:pPr>
      <w:r>
        <w:rPr>
          <w:rStyle w:val="Kommentarzeichen"/>
        </w:rPr>
        <w:annotationRef/>
      </w:r>
      <w:r>
        <w:t>Table in which error types are marked (e.g. + or -)</w:t>
      </w:r>
    </w:p>
  </w:comment>
  <w:comment w:id="63" w:author="anonym" w:date="2020-01-02T11:27:00Z" w:initials="a">
    <w:p w14:paraId="37BF53C9" w14:textId="79A69C11" w:rsidR="00186073" w:rsidRDefault="00186073">
      <w:pPr>
        <w:pStyle w:val="Kommentartext"/>
      </w:pPr>
      <w:r>
        <w:rPr>
          <w:rStyle w:val="Kommentarzeichen"/>
        </w:rPr>
        <w:annotationRef/>
      </w:r>
      <w:r>
        <w:t>This is not clear how you did this…</w:t>
      </w:r>
    </w:p>
  </w:comment>
  <w:comment w:id="64" w:author="robin" w:date="2020-01-02T15:14:00Z" w:initials="rs">
    <w:p w14:paraId="70ACD092" w14:textId="6AB2F35E" w:rsidR="00186073" w:rsidRDefault="00186073">
      <w:pPr>
        <w:pStyle w:val="Kommentartext"/>
      </w:pPr>
      <w:r>
        <w:rPr>
          <w:rStyle w:val="Kommentarzeichen"/>
        </w:rPr>
        <w:annotationRef/>
      </w:r>
      <w:r>
        <w:t xml:space="preserve">Linear interpolation </w:t>
      </w:r>
      <w:proofErr w:type="spellStart"/>
      <w:r>
        <w:t>inbetween</w:t>
      </w:r>
      <w:proofErr w:type="spellEnd"/>
    </w:p>
  </w:comment>
  <w:comment w:id="86" w:author="anonym" w:date="2020-01-02T11:25:00Z" w:initials="a">
    <w:p w14:paraId="1DB3EBD2" w14:textId="496126B0" w:rsidR="00186073" w:rsidRDefault="00186073">
      <w:pPr>
        <w:pStyle w:val="Kommentartext"/>
      </w:pPr>
      <w:r>
        <w:rPr>
          <w:rStyle w:val="Kommentarzeichen"/>
        </w:rPr>
        <w:annotationRef/>
      </w:r>
      <w:r>
        <w:t xml:space="preserve">You mean adding or </w:t>
      </w:r>
      <w:proofErr w:type="spellStart"/>
      <w:r>
        <w:t>subbstractiong</w:t>
      </w:r>
      <w:proofErr w:type="spellEnd"/>
      <w:r>
        <w:t>!!!</w:t>
      </w:r>
    </w:p>
  </w:comment>
  <w:comment w:id="87" w:author="robin" w:date="2020-01-02T12:30:00Z" w:initials="rs">
    <w:p w14:paraId="31DE112A" w14:textId="6003D08D" w:rsidR="00186073" w:rsidRDefault="00186073">
      <w:pPr>
        <w:pStyle w:val="Kommentartext"/>
      </w:pPr>
      <w:r>
        <w:rPr>
          <w:rStyle w:val="Kommentarzeichen"/>
        </w:rPr>
        <w:annotationRef/>
      </w:r>
      <w:proofErr w:type="spellStart"/>
      <w:r>
        <w:t>nop</w:t>
      </w:r>
      <w:proofErr w:type="spellEnd"/>
    </w:p>
  </w:comment>
  <w:comment w:id="97" w:author="anonym" w:date="2020-01-02T11:29:00Z" w:initials="a">
    <w:p w14:paraId="56024F58" w14:textId="1D7CDD1B" w:rsidR="00186073" w:rsidRDefault="00186073">
      <w:pPr>
        <w:pStyle w:val="Kommentartext"/>
      </w:pPr>
      <w:r>
        <w:rPr>
          <w:rStyle w:val="Kommentarzeichen"/>
        </w:rPr>
        <w:annotationRef/>
      </w:r>
      <w:r>
        <w:t xml:space="preserve">I would use another </w:t>
      </w:r>
      <w:proofErr w:type="spellStart"/>
      <w:r>
        <w:t>color</w:t>
      </w:r>
      <w:proofErr w:type="spellEnd"/>
      <w:r>
        <w:t xml:space="preserve"> code for the timing error – it is always difficult to see</w:t>
      </w:r>
    </w:p>
  </w:comment>
  <w:comment w:id="98" w:author="anonym" w:date="2020-01-02T11:31:00Z" w:initials="a">
    <w:p w14:paraId="285F4465" w14:textId="56356EE9" w:rsidR="00186073" w:rsidRDefault="00186073">
      <w:pPr>
        <w:pStyle w:val="Kommentartext"/>
      </w:pPr>
      <w:r>
        <w:rPr>
          <w:rStyle w:val="Kommentarzeichen"/>
        </w:rPr>
        <w:annotationRef/>
      </w:r>
      <w:r>
        <w:t>Both lines should start at probability 0 and end at 1</w:t>
      </w:r>
    </w:p>
  </w:comment>
  <w:comment w:id="99" w:author="robin" w:date="2020-01-02T12:37:00Z" w:initials="rs">
    <w:p w14:paraId="26644653" w14:textId="409558D5" w:rsidR="00186073" w:rsidRDefault="00186073">
      <w:pPr>
        <w:pStyle w:val="Kommentartext"/>
      </w:pPr>
      <w:r>
        <w:rPr>
          <w:rStyle w:val="Kommentarzeichen"/>
        </w:rPr>
        <w:annotationRef/>
      </w:r>
      <w:r>
        <w:t xml:space="preserve">Beginning – end </w:t>
      </w:r>
    </w:p>
  </w:comment>
  <w:comment w:id="101" w:author="anonym" w:date="2020-01-02T11:32:00Z" w:initials="a">
    <w:p w14:paraId="38EB4197" w14:textId="76869D26" w:rsidR="00186073" w:rsidRDefault="00186073">
      <w:pPr>
        <w:pStyle w:val="Kommentartext"/>
      </w:pPr>
      <w:r>
        <w:rPr>
          <w:rStyle w:val="Kommentarzeichen"/>
        </w:rPr>
        <w:annotationRef/>
      </w:r>
      <w:r>
        <w:t>There is not too much variation in DE compared to the other measures. – in particular when looking at the time series and how bad they are…</w:t>
      </w:r>
    </w:p>
  </w:comment>
  <w:comment w:id="100" w:author="robin" w:date="2020-01-02T12:46:00Z" w:initials="rs">
    <w:p w14:paraId="79384D49" w14:textId="78CB28BB" w:rsidR="00186073" w:rsidRDefault="00186073">
      <w:pPr>
        <w:pStyle w:val="Kommentartext"/>
      </w:pPr>
      <w:r>
        <w:rPr>
          <w:rStyle w:val="Kommentarzeichen"/>
        </w:rPr>
        <w:annotationRef/>
      </w:r>
      <w:r>
        <w:t>Introducing weights?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F4B0CC" w15:done="0"/>
  <w15:commentEx w15:paraId="5D1B0DE0" w15:done="0"/>
  <w15:commentEx w15:paraId="72223D25" w15:done="0"/>
  <w15:commentEx w15:paraId="67515224" w15:paraIdParent="72223D25" w15:done="0"/>
  <w15:commentEx w15:paraId="352E6A1F" w15:done="0"/>
  <w15:commentEx w15:paraId="366EF6BC" w15:done="0"/>
  <w15:commentEx w15:paraId="4E386B93" w15:paraIdParent="366EF6BC" w15:done="0"/>
  <w15:commentEx w15:paraId="5C1EA2C6" w15:done="0"/>
  <w15:commentEx w15:paraId="0907BC78" w15:done="0"/>
  <w15:commentEx w15:paraId="6A31726E" w15:paraIdParent="0907BC78" w15:done="0"/>
  <w15:commentEx w15:paraId="641FAB31" w15:done="0"/>
  <w15:commentEx w15:paraId="530C9BBA" w15:paraIdParent="641FAB31" w15:done="0"/>
  <w15:commentEx w15:paraId="3AE688BA" w15:done="0"/>
  <w15:commentEx w15:paraId="05B7C3BA" w15:paraIdParent="3AE688BA" w15:done="0"/>
  <w15:commentEx w15:paraId="37BF53C9" w15:done="0"/>
  <w15:commentEx w15:paraId="70ACD092" w15:paraIdParent="37BF53C9" w15:done="0"/>
  <w15:commentEx w15:paraId="1DB3EBD2" w15:done="0"/>
  <w15:commentEx w15:paraId="31DE112A" w15:paraIdParent="1DB3EBD2" w15:done="0"/>
  <w15:commentEx w15:paraId="56024F58" w15:done="0"/>
  <w15:commentEx w15:paraId="285F4465" w15:done="0"/>
  <w15:commentEx w15:paraId="26644653" w15:paraIdParent="285F4465" w15:done="0"/>
  <w15:commentEx w15:paraId="38EB4197" w15:done="0"/>
  <w15:commentEx w15:paraId="79384D49" w15:paraIdParent="38EB419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D1B0DE0" w16cid:durableId="21B84E3A"/>
  <w16cid:commentId w16cid:paraId="72223D25" w16cid:durableId="21B84F52"/>
  <w16cid:commentId w16cid:paraId="352E6A1F" w16cid:durableId="21B84FD1"/>
  <w16cid:commentId w16cid:paraId="366EF6BC" w16cid:durableId="21B85000"/>
  <w16cid:commentId w16cid:paraId="0907BC78" w16cid:durableId="21B85053"/>
  <w16cid:commentId w16cid:paraId="641FAB31" w16cid:durableId="21B850D5"/>
  <w16cid:commentId w16cid:paraId="3AE688BA" w16cid:durableId="21B853B7"/>
  <w16cid:commentId w16cid:paraId="37BF53C9" w16cid:durableId="21B85219"/>
  <w16cid:commentId w16cid:paraId="1DB3EBD2" w16cid:durableId="21B851B1"/>
  <w16cid:commentId w16cid:paraId="56024F58" w16cid:durableId="21B852B1"/>
  <w16cid:commentId w16cid:paraId="285F4465" w16cid:durableId="21B85316"/>
  <w16cid:commentId w16cid:paraId="38EB4197" w16cid:durableId="21B8533E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06EEC6" w14:textId="77777777" w:rsidR="001864AA" w:rsidRDefault="001864AA" w:rsidP="006D0C96">
      <w:r>
        <w:separator/>
      </w:r>
    </w:p>
  </w:endnote>
  <w:endnote w:type="continuationSeparator" w:id="0">
    <w:p w14:paraId="26A6B920" w14:textId="77777777" w:rsidR="001864AA" w:rsidRDefault="001864AA" w:rsidP="006D0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7788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6ABD1" w14:textId="77777777" w:rsidR="00186073" w:rsidRDefault="00186073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1DC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4AA5123" w14:textId="77777777" w:rsidR="00186073" w:rsidRDefault="00186073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2102A6" w14:textId="77777777" w:rsidR="001864AA" w:rsidRDefault="001864AA" w:rsidP="006D0C96">
      <w:r>
        <w:separator/>
      </w:r>
    </w:p>
  </w:footnote>
  <w:footnote w:type="continuationSeparator" w:id="0">
    <w:p w14:paraId="125D5169" w14:textId="77777777" w:rsidR="001864AA" w:rsidRDefault="001864AA" w:rsidP="006D0C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D2B2D"/>
    <w:multiLevelType w:val="multilevel"/>
    <w:tmpl w:val="390A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294403"/>
    <w:multiLevelType w:val="hybridMultilevel"/>
    <w:tmpl w:val="E6ECA0A2"/>
    <w:lvl w:ilvl="0" w:tplc="35A460C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41E62"/>
    <w:multiLevelType w:val="hybridMultilevel"/>
    <w:tmpl w:val="784EA5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621B6C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B04197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621EB8"/>
    <w:multiLevelType w:val="hybridMultilevel"/>
    <w:tmpl w:val="B3626938"/>
    <w:lvl w:ilvl="0" w:tplc="F29A847E">
      <w:start w:val="1"/>
      <w:numFmt w:val="bullet"/>
      <w:pStyle w:val="Bullet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53710A"/>
    <w:multiLevelType w:val="multilevel"/>
    <w:tmpl w:val="C65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7D350E"/>
    <w:multiLevelType w:val="hybridMultilevel"/>
    <w:tmpl w:val="3258D60A"/>
    <w:lvl w:ilvl="0" w:tplc="DADA75C2">
      <w:start w:val="1"/>
      <w:numFmt w:val="bullet"/>
      <w:lvlText w:val="2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915872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812735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710EA7"/>
    <w:multiLevelType w:val="hybridMultilevel"/>
    <w:tmpl w:val="8A4AD8D0"/>
    <w:lvl w:ilvl="0" w:tplc="BE568B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470A3D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1"/>
  </w:num>
  <w:num w:numId="4">
    <w:abstractNumId w:val="10"/>
  </w:num>
  <w:num w:numId="5">
    <w:abstractNumId w:val="7"/>
  </w:num>
  <w:num w:numId="6">
    <w:abstractNumId w:val="0"/>
  </w:num>
  <w:num w:numId="7">
    <w:abstractNumId w:val="2"/>
  </w:num>
  <w:num w:numId="8">
    <w:abstractNumId w:val="6"/>
  </w:num>
  <w:num w:numId="9">
    <w:abstractNumId w:val="3"/>
  </w:num>
  <w:num w:numId="10">
    <w:abstractNumId w:val="9"/>
  </w:num>
  <w:num w:numId="11">
    <w:abstractNumId w:val="11"/>
  </w:num>
  <w:num w:numId="12">
    <w:abstractNumId w:val="8"/>
  </w:num>
  <w:num w:numId="13">
    <w:abstractNumId w:val="4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bin">
    <w15:presenceInfo w15:providerId="None" w15:userId="rob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de-DE" w:vendorID="64" w:dllVersion="4096" w:nlCheck="1" w:checkStyle="0"/>
  <w:activeWritingStyle w:appName="MSWord" w:lang="en-US" w:vendorID="64" w:dllVersion="4096" w:nlCheck="1" w:checkStyle="0"/>
  <w:activeWritingStyle w:appName="MSWord" w:lang="en-GB" w:vendorID="2" w:dllVersion="6" w:checkStyle="0"/>
  <w:proofState w:spelling="clean" w:grammar="clean"/>
  <w:attachedTemplate r:id="rId1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Hydro Earth Sys Sci&lt;/Style&gt;&lt;LeftDelim&gt;{&lt;/LeftDelim&gt;&lt;RightDelim&gt;}&lt;/RightDelim&gt;&lt;FontName&gt;Times New Roman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2xxwpxqarpfueswzaptteowpv9fxxss5pa&quot;&gt;EndNote_Library_phd&lt;record-ids&gt;&lt;item&gt;5173&lt;/item&gt;&lt;item&gt;5235&lt;/item&gt;&lt;item&gt;5237&lt;/item&gt;&lt;item&gt;5239&lt;/item&gt;&lt;item&gt;5240&lt;/item&gt;&lt;item&gt;5242&lt;/item&gt;&lt;item&gt;5243&lt;/item&gt;&lt;item&gt;5246&lt;/item&gt;&lt;item&gt;5248&lt;/item&gt;&lt;item&gt;5251&lt;/item&gt;&lt;item&gt;5253&lt;/item&gt;&lt;item&gt;5254&lt;/item&gt;&lt;item&gt;5255&lt;/item&gt;&lt;item&gt;5256&lt;/item&gt;&lt;item&gt;5281&lt;/item&gt;&lt;/record-ids&gt;&lt;/item&gt;&lt;/Libraries&gt;"/>
  </w:docVars>
  <w:rsids>
    <w:rsidRoot w:val="00564213"/>
    <w:rsid w:val="000003FA"/>
    <w:rsid w:val="00007148"/>
    <w:rsid w:val="0001324F"/>
    <w:rsid w:val="000143D4"/>
    <w:rsid w:val="000159B4"/>
    <w:rsid w:val="00021A17"/>
    <w:rsid w:val="0002257D"/>
    <w:rsid w:val="00024E16"/>
    <w:rsid w:val="00025E69"/>
    <w:rsid w:val="00035E3F"/>
    <w:rsid w:val="00050C58"/>
    <w:rsid w:val="00050FAC"/>
    <w:rsid w:val="000514B5"/>
    <w:rsid w:val="00054678"/>
    <w:rsid w:val="0005690A"/>
    <w:rsid w:val="0005760C"/>
    <w:rsid w:val="00071BC6"/>
    <w:rsid w:val="00073244"/>
    <w:rsid w:val="00075F28"/>
    <w:rsid w:val="000779C8"/>
    <w:rsid w:val="00080C7C"/>
    <w:rsid w:val="00085E87"/>
    <w:rsid w:val="00090A7D"/>
    <w:rsid w:val="0009164F"/>
    <w:rsid w:val="000A1B66"/>
    <w:rsid w:val="000B5A5B"/>
    <w:rsid w:val="000B679B"/>
    <w:rsid w:val="000C04D5"/>
    <w:rsid w:val="000C36F4"/>
    <w:rsid w:val="000C3A9F"/>
    <w:rsid w:val="000C652E"/>
    <w:rsid w:val="000C6E59"/>
    <w:rsid w:val="000C7465"/>
    <w:rsid w:val="000F5FEC"/>
    <w:rsid w:val="000F63C7"/>
    <w:rsid w:val="00101361"/>
    <w:rsid w:val="001069A2"/>
    <w:rsid w:val="001138C7"/>
    <w:rsid w:val="001311D8"/>
    <w:rsid w:val="00143368"/>
    <w:rsid w:val="00156793"/>
    <w:rsid w:val="00156F3D"/>
    <w:rsid w:val="00157950"/>
    <w:rsid w:val="00162BFB"/>
    <w:rsid w:val="001652C1"/>
    <w:rsid w:val="00166C43"/>
    <w:rsid w:val="00167798"/>
    <w:rsid w:val="00173BC4"/>
    <w:rsid w:val="00182906"/>
    <w:rsid w:val="00186073"/>
    <w:rsid w:val="001864AA"/>
    <w:rsid w:val="00193B05"/>
    <w:rsid w:val="00194C19"/>
    <w:rsid w:val="001A14E2"/>
    <w:rsid w:val="001A4DCE"/>
    <w:rsid w:val="001A5A6F"/>
    <w:rsid w:val="001B3122"/>
    <w:rsid w:val="001B37E1"/>
    <w:rsid w:val="001B714F"/>
    <w:rsid w:val="001C3050"/>
    <w:rsid w:val="001C31F6"/>
    <w:rsid w:val="001C594D"/>
    <w:rsid w:val="001C5EB9"/>
    <w:rsid w:val="001D0751"/>
    <w:rsid w:val="001D1728"/>
    <w:rsid w:val="001D3390"/>
    <w:rsid w:val="001D6B9A"/>
    <w:rsid w:val="001F27A9"/>
    <w:rsid w:val="001F5B1F"/>
    <w:rsid w:val="00202992"/>
    <w:rsid w:val="00203F92"/>
    <w:rsid w:val="00204EB0"/>
    <w:rsid w:val="00212179"/>
    <w:rsid w:val="00212788"/>
    <w:rsid w:val="00220FD2"/>
    <w:rsid w:val="00227F3C"/>
    <w:rsid w:val="00237C68"/>
    <w:rsid w:val="00253514"/>
    <w:rsid w:val="002553A1"/>
    <w:rsid w:val="00260DE8"/>
    <w:rsid w:val="00275342"/>
    <w:rsid w:val="002757F3"/>
    <w:rsid w:val="00281CFF"/>
    <w:rsid w:val="002949A6"/>
    <w:rsid w:val="002A0ECB"/>
    <w:rsid w:val="002A4857"/>
    <w:rsid w:val="002A7C1B"/>
    <w:rsid w:val="002B056C"/>
    <w:rsid w:val="002B37EF"/>
    <w:rsid w:val="002C18FF"/>
    <w:rsid w:val="002C1CC6"/>
    <w:rsid w:val="002D3C20"/>
    <w:rsid w:val="002D5823"/>
    <w:rsid w:val="002E5D44"/>
    <w:rsid w:val="002F014E"/>
    <w:rsid w:val="002F6F01"/>
    <w:rsid w:val="002F7F15"/>
    <w:rsid w:val="003045D6"/>
    <w:rsid w:val="003060E8"/>
    <w:rsid w:val="0031008E"/>
    <w:rsid w:val="003118C8"/>
    <w:rsid w:val="003136DD"/>
    <w:rsid w:val="0031430A"/>
    <w:rsid w:val="00323364"/>
    <w:rsid w:val="0033062C"/>
    <w:rsid w:val="00332091"/>
    <w:rsid w:val="00334169"/>
    <w:rsid w:val="00334BB4"/>
    <w:rsid w:val="00334D56"/>
    <w:rsid w:val="003403AE"/>
    <w:rsid w:val="00340F40"/>
    <w:rsid w:val="00354D0F"/>
    <w:rsid w:val="00356AA9"/>
    <w:rsid w:val="003656BA"/>
    <w:rsid w:val="00373A78"/>
    <w:rsid w:val="00380F8E"/>
    <w:rsid w:val="00386D75"/>
    <w:rsid w:val="003A4FB4"/>
    <w:rsid w:val="003B4ABF"/>
    <w:rsid w:val="003B5BD0"/>
    <w:rsid w:val="003B6567"/>
    <w:rsid w:val="003B7A69"/>
    <w:rsid w:val="003C774C"/>
    <w:rsid w:val="003D0F44"/>
    <w:rsid w:val="003D5288"/>
    <w:rsid w:val="003D6E61"/>
    <w:rsid w:val="003E085D"/>
    <w:rsid w:val="003F1A25"/>
    <w:rsid w:val="003F2F86"/>
    <w:rsid w:val="003F487F"/>
    <w:rsid w:val="003F5DEF"/>
    <w:rsid w:val="004011EE"/>
    <w:rsid w:val="004135FB"/>
    <w:rsid w:val="004143F0"/>
    <w:rsid w:val="004158AF"/>
    <w:rsid w:val="00423DE5"/>
    <w:rsid w:val="00424154"/>
    <w:rsid w:val="004253F6"/>
    <w:rsid w:val="004267C9"/>
    <w:rsid w:val="00430255"/>
    <w:rsid w:val="00434E17"/>
    <w:rsid w:val="0044003D"/>
    <w:rsid w:val="00444DEC"/>
    <w:rsid w:val="00450C94"/>
    <w:rsid w:val="00450DB9"/>
    <w:rsid w:val="00455A51"/>
    <w:rsid w:val="004612AA"/>
    <w:rsid w:val="00463568"/>
    <w:rsid w:val="00463FA8"/>
    <w:rsid w:val="00471D71"/>
    <w:rsid w:val="0047381B"/>
    <w:rsid w:val="00480457"/>
    <w:rsid w:val="004821F8"/>
    <w:rsid w:val="00483ECB"/>
    <w:rsid w:val="004911B7"/>
    <w:rsid w:val="00491DC8"/>
    <w:rsid w:val="004A0175"/>
    <w:rsid w:val="004A4D0D"/>
    <w:rsid w:val="004A7AFA"/>
    <w:rsid w:val="004A7BFA"/>
    <w:rsid w:val="004B257C"/>
    <w:rsid w:val="004B48BD"/>
    <w:rsid w:val="004B697A"/>
    <w:rsid w:val="004C15FA"/>
    <w:rsid w:val="004C1AE7"/>
    <w:rsid w:val="004C24D6"/>
    <w:rsid w:val="004C2E58"/>
    <w:rsid w:val="004D0F1A"/>
    <w:rsid w:val="004D3743"/>
    <w:rsid w:val="004D756D"/>
    <w:rsid w:val="004E1E4A"/>
    <w:rsid w:val="004E31F0"/>
    <w:rsid w:val="004E3BE1"/>
    <w:rsid w:val="004E55EB"/>
    <w:rsid w:val="004F3F76"/>
    <w:rsid w:val="004F7853"/>
    <w:rsid w:val="00502FA3"/>
    <w:rsid w:val="005049E6"/>
    <w:rsid w:val="00506F16"/>
    <w:rsid w:val="00512BD4"/>
    <w:rsid w:val="005209E9"/>
    <w:rsid w:val="00533E6E"/>
    <w:rsid w:val="00534D0E"/>
    <w:rsid w:val="00534DD5"/>
    <w:rsid w:val="00545B60"/>
    <w:rsid w:val="00547AC8"/>
    <w:rsid w:val="0055217B"/>
    <w:rsid w:val="00554700"/>
    <w:rsid w:val="00554B7F"/>
    <w:rsid w:val="005562B7"/>
    <w:rsid w:val="00564213"/>
    <w:rsid w:val="00565A16"/>
    <w:rsid w:val="005665B5"/>
    <w:rsid w:val="005738BA"/>
    <w:rsid w:val="0058626C"/>
    <w:rsid w:val="005A4F32"/>
    <w:rsid w:val="005B2674"/>
    <w:rsid w:val="005B7224"/>
    <w:rsid w:val="005B7BE0"/>
    <w:rsid w:val="005C2E5A"/>
    <w:rsid w:val="005D0499"/>
    <w:rsid w:val="005D7A13"/>
    <w:rsid w:val="00600A52"/>
    <w:rsid w:val="00604257"/>
    <w:rsid w:val="00606728"/>
    <w:rsid w:val="00611C66"/>
    <w:rsid w:val="0061217F"/>
    <w:rsid w:val="00621A1C"/>
    <w:rsid w:val="006326D7"/>
    <w:rsid w:val="00632C01"/>
    <w:rsid w:val="00633304"/>
    <w:rsid w:val="00634444"/>
    <w:rsid w:val="00635E89"/>
    <w:rsid w:val="006403EF"/>
    <w:rsid w:val="006445DC"/>
    <w:rsid w:val="006578C6"/>
    <w:rsid w:val="0066662F"/>
    <w:rsid w:val="00670F05"/>
    <w:rsid w:val="00671A0B"/>
    <w:rsid w:val="00674923"/>
    <w:rsid w:val="0067708C"/>
    <w:rsid w:val="00677297"/>
    <w:rsid w:val="00682C32"/>
    <w:rsid w:val="006908FD"/>
    <w:rsid w:val="00691FCC"/>
    <w:rsid w:val="0069271E"/>
    <w:rsid w:val="00696FDF"/>
    <w:rsid w:val="006A1ADC"/>
    <w:rsid w:val="006A242B"/>
    <w:rsid w:val="006A40A6"/>
    <w:rsid w:val="006A4394"/>
    <w:rsid w:val="006A5192"/>
    <w:rsid w:val="006A6EED"/>
    <w:rsid w:val="006B70A0"/>
    <w:rsid w:val="006C46E1"/>
    <w:rsid w:val="006C4C70"/>
    <w:rsid w:val="006D0C96"/>
    <w:rsid w:val="006D1079"/>
    <w:rsid w:val="006E210A"/>
    <w:rsid w:val="006E48D7"/>
    <w:rsid w:val="006E58C0"/>
    <w:rsid w:val="006F1F8D"/>
    <w:rsid w:val="006F56BE"/>
    <w:rsid w:val="00704642"/>
    <w:rsid w:val="0070537F"/>
    <w:rsid w:val="007071A8"/>
    <w:rsid w:val="00711377"/>
    <w:rsid w:val="007138A5"/>
    <w:rsid w:val="007347AC"/>
    <w:rsid w:val="0073604E"/>
    <w:rsid w:val="00736165"/>
    <w:rsid w:val="007377BD"/>
    <w:rsid w:val="00741BAE"/>
    <w:rsid w:val="00742F75"/>
    <w:rsid w:val="007454BE"/>
    <w:rsid w:val="00750E1D"/>
    <w:rsid w:val="00751A44"/>
    <w:rsid w:val="007526E6"/>
    <w:rsid w:val="00754789"/>
    <w:rsid w:val="00755FEE"/>
    <w:rsid w:val="007571E8"/>
    <w:rsid w:val="00761056"/>
    <w:rsid w:val="00762071"/>
    <w:rsid w:val="0076283D"/>
    <w:rsid w:val="007716A1"/>
    <w:rsid w:val="007855B0"/>
    <w:rsid w:val="007868EF"/>
    <w:rsid w:val="00795CC2"/>
    <w:rsid w:val="00796A7F"/>
    <w:rsid w:val="007A68BD"/>
    <w:rsid w:val="007B3595"/>
    <w:rsid w:val="007B44D1"/>
    <w:rsid w:val="007D1EA7"/>
    <w:rsid w:val="007D4686"/>
    <w:rsid w:val="007E0ED2"/>
    <w:rsid w:val="007E2A45"/>
    <w:rsid w:val="007E650E"/>
    <w:rsid w:val="007F5A23"/>
    <w:rsid w:val="00800A44"/>
    <w:rsid w:val="00805B7C"/>
    <w:rsid w:val="0081037B"/>
    <w:rsid w:val="00810690"/>
    <w:rsid w:val="008205DF"/>
    <w:rsid w:val="00823580"/>
    <w:rsid w:val="00824525"/>
    <w:rsid w:val="00824EB3"/>
    <w:rsid w:val="008302C9"/>
    <w:rsid w:val="008376BC"/>
    <w:rsid w:val="0084451C"/>
    <w:rsid w:val="00845EAB"/>
    <w:rsid w:val="00845FA6"/>
    <w:rsid w:val="008466C0"/>
    <w:rsid w:val="00846A08"/>
    <w:rsid w:val="00852BDC"/>
    <w:rsid w:val="00855006"/>
    <w:rsid w:val="008572AB"/>
    <w:rsid w:val="008609A3"/>
    <w:rsid w:val="00866EFD"/>
    <w:rsid w:val="00870B52"/>
    <w:rsid w:val="00877B3D"/>
    <w:rsid w:val="00880942"/>
    <w:rsid w:val="0088443E"/>
    <w:rsid w:val="0088661D"/>
    <w:rsid w:val="00887F33"/>
    <w:rsid w:val="008976B8"/>
    <w:rsid w:val="008A74BB"/>
    <w:rsid w:val="008B62B4"/>
    <w:rsid w:val="008B719F"/>
    <w:rsid w:val="008D34A0"/>
    <w:rsid w:val="008D5918"/>
    <w:rsid w:val="008E213F"/>
    <w:rsid w:val="008E3110"/>
    <w:rsid w:val="008E3621"/>
    <w:rsid w:val="008E4330"/>
    <w:rsid w:val="008F0FCF"/>
    <w:rsid w:val="008F754C"/>
    <w:rsid w:val="008F7D7E"/>
    <w:rsid w:val="009030A4"/>
    <w:rsid w:val="009150E4"/>
    <w:rsid w:val="0091791F"/>
    <w:rsid w:val="00927A48"/>
    <w:rsid w:val="00932F15"/>
    <w:rsid w:val="009330E6"/>
    <w:rsid w:val="00943440"/>
    <w:rsid w:val="00944695"/>
    <w:rsid w:val="0094512A"/>
    <w:rsid w:val="00945B7C"/>
    <w:rsid w:val="00947618"/>
    <w:rsid w:val="00950089"/>
    <w:rsid w:val="00950502"/>
    <w:rsid w:val="009507DA"/>
    <w:rsid w:val="00950A54"/>
    <w:rsid w:val="00952BB9"/>
    <w:rsid w:val="00956731"/>
    <w:rsid w:val="009612B6"/>
    <w:rsid w:val="00962558"/>
    <w:rsid w:val="009631DC"/>
    <w:rsid w:val="00964A86"/>
    <w:rsid w:val="00966BCB"/>
    <w:rsid w:val="00970BCA"/>
    <w:rsid w:val="00992AFC"/>
    <w:rsid w:val="009A777A"/>
    <w:rsid w:val="009B29EB"/>
    <w:rsid w:val="009B63B4"/>
    <w:rsid w:val="009B6C66"/>
    <w:rsid w:val="009C27E5"/>
    <w:rsid w:val="009C520B"/>
    <w:rsid w:val="009D18E6"/>
    <w:rsid w:val="009D38E2"/>
    <w:rsid w:val="009D3A2B"/>
    <w:rsid w:val="009D444F"/>
    <w:rsid w:val="009E312B"/>
    <w:rsid w:val="009E6C53"/>
    <w:rsid w:val="009F24EE"/>
    <w:rsid w:val="009F2C0A"/>
    <w:rsid w:val="009F3504"/>
    <w:rsid w:val="00A0757D"/>
    <w:rsid w:val="00A10DC6"/>
    <w:rsid w:val="00A13AFB"/>
    <w:rsid w:val="00A13D72"/>
    <w:rsid w:val="00A22606"/>
    <w:rsid w:val="00A22CE8"/>
    <w:rsid w:val="00A254AB"/>
    <w:rsid w:val="00A42724"/>
    <w:rsid w:val="00A45A94"/>
    <w:rsid w:val="00A619BB"/>
    <w:rsid w:val="00A67EE4"/>
    <w:rsid w:val="00A70C58"/>
    <w:rsid w:val="00A801B2"/>
    <w:rsid w:val="00A81CDE"/>
    <w:rsid w:val="00A901F8"/>
    <w:rsid w:val="00A91493"/>
    <w:rsid w:val="00A95ED9"/>
    <w:rsid w:val="00AA41F6"/>
    <w:rsid w:val="00AA5346"/>
    <w:rsid w:val="00AA58FD"/>
    <w:rsid w:val="00AA75F0"/>
    <w:rsid w:val="00AC3FFE"/>
    <w:rsid w:val="00AD0FA9"/>
    <w:rsid w:val="00AD38DE"/>
    <w:rsid w:val="00AD448E"/>
    <w:rsid w:val="00AD67DE"/>
    <w:rsid w:val="00AD6E4C"/>
    <w:rsid w:val="00AD72DC"/>
    <w:rsid w:val="00AE1505"/>
    <w:rsid w:val="00AE2BB3"/>
    <w:rsid w:val="00AE2D74"/>
    <w:rsid w:val="00AE4157"/>
    <w:rsid w:val="00AE4642"/>
    <w:rsid w:val="00AE4F92"/>
    <w:rsid w:val="00AF08E9"/>
    <w:rsid w:val="00AF2757"/>
    <w:rsid w:val="00AF49FB"/>
    <w:rsid w:val="00AF5419"/>
    <w:rsid w:val="00B00943"/>
    <w:rsid w:val="00B03BC0"/>
    <w:rsid w:val="00B07E2D"/>
    <w:rsid w:val="00B105C5"/>
    <w:rsid w:val="00B303DE"/>
    <w:rsid w:val="00B31D12"/>
    <w:rsid w:val="00B34E46"/>
    <w:rsid w:val="00B4015F"/>
    <w:rsid w:val="00B42DC8"/>
    <w:rsid w:val="00B47654"/>
    <w:rsid w:val="00B5719D"/>
    <w:rsid w:val="00B652D9"/>
    <w:rsid w:val="00B72888"/>
    <w:rsid w:val="00B72DAB"/>
    <w:rsid w:val="00B73B4C"/>
    <w:rsid w:val="00B75284"/>
    <w:rsid w:val="00B75342"/>
    <w:rsid w:val="00B879D0"/>
    <w:rsid w:val="00B909BB"/>
    <w:rsid w:val="00B94A58"/>
    <w:rsid w:val="00B94BF8"/>
    <w:rsid w:val="00BA3209"/>
    <w:rsid w:val="00BA327F"/>
    <w:rsid w:val="00BB257E"/>
    <w:rsid w:val="00BB5B55"/>
    <w:rsid w:val="00BB71A5"/>
    <w:rsid w:val="00BC41D3"/>
    <w:rsid w:val="00BD0523"/>
    <w:rsid w:val="00BD0DD2"/>
    <w:rsid w:val="00BD2372"/>
    <w:rsid w:val="00BD6668"/>
    <w:rsid w:val="00BE4EF9"/>
    <w:rsid w:val="00BF1E73"/>
    <w:rsid w:val="00BF25BD"/>
    <w:rsid w:val="00C05599"/>
    <w:rsid w:val="00C113A2"/>
    <w:rsid w:val="00C1589F"/>
    <w:rsid w:val="00C203E9"/>
    <w:rsid w:val="00C22763"/>
    <w:rsid w:val="00C26311"/>
    <w:rsid w:val="00C342BB"/>
    <w:rsid w:val="00C35812"/>
    <w:rsid w:val="00C358A8"/>
    <w:rsid w:val="00C44143"/>
    <w:rsid w:val="00C50373"/>
    <w:rsid w:val="00C52CC2"/>
    <w:rsid w:val="00C53282"/>
    <w:rsid w:val="00C5335D"/>
    <w:rsid w:val="00C56462"/>
    <w:rsid w:val="00C6244A"/>
    <w:rsid w:val="00C64F26"/>
    <w:rsid w:val="00C66E70"/>
    <w:rsid w:val="00C71080"/>
    <w:rsid w:val="00C716A4"/>
    <w:rsid w:val="00C7747D"/>
    <w:rsid w:val="00C80165"/>
    <w:rsid w:val="00C82F79"/>
    <w:rsid w:val="00C85E7F"/>
    <w:rsid w:val="00C87852"/>
    <w:rsid w:val="00C9478E"/>
    <w:rsid w:val="00C96E27"/>
    <w:rsid w:val="00CB1EA8"/>
    <w:rsid w:val="00CC4A4A"/>
    <w:rsid w:val="00CC51D0"/>
    <w:rsid w:val="00CD48D2"/>
    <w:rsid w:val="00CD5754"/>
    <w:rsid w:val="00CE00C5"/>
    <w:rsid w:val="00D05DF7"/>
    <w:rsid w:val="00D1101F"/>
    <w:rsid w:val="00D1247A"/>
    <w:rsid w:val="00D161E9"/>
    <w:rsid w:val="00D16F1E"/>
    <w:rsid w:val="00D175D0"/>
    <w:rsid w:val="00D179E0"/>
    <w:rsid w:val="00D211D0"/>
    <w:rsid w:val="00D24605"/>
    <w:rsid w:val="00D30E2D"/>
    <w:rsid w:val="00D32B5E"/>
    <w:rsid w:val="00D40CE0"/>
    <w:rsid w:val="00D50863"/>
    <w:rsid w:val="00D5261D"/>
    <w:rsid w:val="00D536CD"/>
    <w:rsid w:val="00D56803"/>
    <w:rsid w:val="00D63ABB"/>
    <w:rsid w:val="00D753AB"/>
    <w:rsid w:val="00D77F78"/>
    <w:rsid w:val="00D83B6F"/>
    <w:rsid w:val="00D86AF5"/>
    <w:rsid w:val="00D94104"/>
    <w:rsid w:val="00D941F2"/>
    <w:rsid w:val="00DA6657"/>
    <w:rsid w:val="00DA7464"/>
    <w:rsid w:val="00DB0DE0"/>
    <w:rsid w:val="00DB4E53"/>
    <w:rsid w:val="00DB5769"/>
    <w:rsid w:val="00DB5B8E"/>
    <w:rsid w:val="00DB6F88"/>
    <w:rsid w:val="00DD41DA"/>
    <w:rsid w:val="00DE6C26"/>
    <w:rsid w:val="00DE75B6"/>
    <w:rsid w:val="00DF3020"/>
    <w:rsid w:val="00DF5DC0"/>
    <w:rsid w:val="00DF7D12"/>
    <w:rsid w:val="00E00339"/>
    <w:rsid w:val="00E01E98"/>
    <w:rsid w:val="00E04CA0"/>
    <w:rsid w:val="00E06320"/>
    <w:rsid w:val="00E142A8"/>
    <w:rsid w:val="00E1547E"/>
    <w:rsid w:val="00E16C70"/>
    <w:rsid w:val="00E31D09"/>
    <w:rsid w:val="00E32D22"/>
    <w:rsid w:val="00E34852"/>
    <w:rsid w:val="00E44DDF"/>
    <w:rsid w:val="00E46AB1"/>
    <w:rsid w:val="00E51134"/>
    <w:rsid w:val="00E56F7D"/>
    <w:rsid w:val="00E67CAE"/>
    <w:rsid w:val="00E71451"/>
    <w:rsid w:val="00E72999"/>
    <w:rsid w:val="00E80448"/>
    <w:rsid w:val="00E83BDF"/>
    <w:rsid w:val="00E948DA"/>
    <w:rsid w:val="00E95D8C"/>
    <w:rsid w:val="00E9617E"/>
    <w:rsid w:val="00EA3176"/>
    <w:rsid w:val="00EA6190"/>
    <w:rsid w:val="00EC4993"/>
    <w:rsid w:val="00ED2C69"/>
    <w:rsid w:val="00ED6B96"/>
    <w:rsid w:val="00EE4326"/>
    <w:rsid w:val="00EE58C0"/>
    <w:rsid w:val="00EE7267"/>
    <w:rsid w:val="00EF675F"/>
    <w:rsid w:val="00EF6FDB"/>
    <w:rsid w:val="00F011E1"/>
    <w:rsid w:val="00F10735"/>
    <w:rsid w:val="00F177F6"/>
    <w:rsid w:val="00F347B3"/>
    <w:rsid w:val="00F3535C"/>
    <w:rsid w:val="00F35903"/>
    <w:rsid w:val="00F373FF"/>
    <w:rsid w:val="00F41F11"/>
    <w:rsid w:val="00F4342F"/>
    <w:rsid w:val="00F43485"/>
    <w:rsid w:val="00F4391D"/>
    <w:rsid w:val="00F43EAA"/>
    <w:rsid w:val="00F512A5"/>
    <w:rsid w:val="00F5258E"/>
    <w:rsid w:val="00F53C39"/>
    <w:rsid w:val="00F64580"/>
    <w:rsid w:val="00F647BC"/>
    <w:rsid w:val="00F64C9C"/>
    <w:rsid w:val="00F6509D"/>
    <w:rsid w:val="00F670B3"/>
    <w:rsid w:val="00F7333D"/>
    <w:rsid w:val="00F83A82"/>
    <w:rsid w:val="00F843F2"/>
    <w:rsid w:val="00F84582"/>
    <w:rsid w:val="00F92442"/>
    <w:rsid w:val="00FA4683"/>
    <w:rsid w:val="00FB0868"/>
    <w:rsid w:val="00FB2E1F"/>
    <w:rsid w:val="00FB55E8"/>
    <w:rsid w:val="00FB6766"/>
    <w:rsid w:val="00FC0AD4"/>
    <w:rsid w:val="00FC24CC"/>
    <w:rsid w:val="00FD0002"/>
    <w:rsid w:val="00FE0583"/>
    <w:rsid w:val="00FF308B"/>
    <w:rsid w:val="00FF6CD2"/>
    <w:rsid w:val="00FF7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BE553"/>
  <w15:docId w15:val="{D2CFD17B-36C5-4048-BB43-0059F9DA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C05599"/>
    <w:pPr>
      <w:spacing w:line="360" w:lineRule="auto"/>
      <w:jc w:val="both"/>
    </w:pPr>
    <w:rPr>
      <w:rFonts w:ascii="Times New Roman" w:hAnsi="Times New Roman"/>
      <w:szCs w:val="24"/>
    </w:rPr>
  </w:style>
  <w:style w:type="paragraph" w:styleId="berschrift1">
    <w:name w:val="heading 1"/>
    <w:basedOn w:val="Standard"/>
    <w:next w:val="Standard"/>
    <w:link w:val="berschrift1Zchn"/>
    <w:qFormat/>
    <w:rsid w:val="00075F28"/>
    <w:pPr>
      <w:keepNext/>
      <w:spacing w:before="480" w:after="240"/>
      <w:outlineLvl w:val="0"/>
    </w:pPr>
    <w:rPr>
      <w:rFonts w:eastAsia="Times New Roman" w:cs="Arial"/>
      <w:b/>
      <w:bCs/>
      <w:color w:val="000000"/>
      <w:kern w:val="32"/>
      <w:szCs w:val="32"/>
      <w:lang w:eastAsia="de-DE"/>
    </w:rPr>
  </w:style>
  <w:style w:type="paragraph" w:styleId="berschrift2">
    <w:name w:val="heading 2"/>
    <w:basedOn w:val="Standard"/>
    <w:next w:val="Standard"/>
    <w:link w:val="berschrift2Zchn"/>
    <w:qFormat/>
    <w:rsid w:val="00E00339"/>
    <w:pPr>
      <w:keepNext/>
      <w:spacing w:before="240" w:after="240"/>
      <w:outlineLvl w:val="1"/>
    </w:pPr>
    <w:rPr>
      <w:rFonts w:eastAsia="Times New Roman" w:cs="Arial"/>
      <w:b/>
      <w:bCs/>
      <w:iCs/>
      <w:szCs w:val="28"/>
      <w:lang w:eastAsia="de-DE"/>
    </w:rPr>
  </w:style>
  <w:style w:type="paragraph" w:styleId="berschrift3">
    <w:name w:val="heading 3"/>
    <w:basedOn w:val="Standard"/>
    <w:next w:val="Standard"/>
    <w:link w:val="berschrift3Zchn"/>
    <w:qFormat/>
    <w:rsid w:val="005A4F32"/>
    <w:pPr>
      <w:keepNext/>
      <w:spacing w:before="240" w:after="240"/>
      <w:outlineLvl w:val="2"/>
    </w:pPr>
    <w:rPr>
      <w:rFonts w:eastAsia="Times New Roman" w:cs="Arial"/>
      <w:b/>
      <w:bCs/>
      <w:szCs w:val="26"/>
      <w:lang w:eastAsia="de-DE"/>
    </w:rPr>
  </w:style>
  <w:style w:type="paragraph" w:styleId="berschrift4">
    <w:name w:val="heading 4"/>
    <w:basedOn w:val="Standard"/>
    <w:next w:val="Standard"/>
    <w:link w:val="berschrift4Zchn"/>
    <w:rsid w:val="00ED6B96"/>
    <w:pPr>
      <w:keepNext/>
      <w:outlineLvl w:val="3"/>
    </w:pPr>
    <w:rPr>
      <w:rFonts w:eastAsia="Times New Roman"/>
      <w:b/>
      <w:bCs/>
      <w:szCs w:val="2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treff">
    <w:name w:val="Betreff"/>
    <w:basedOn w:val="Standard"/>
    <w:next w:val="Standard"/>
    <w:rsid w:val="00ED6B96"/>
    <w:rPr>
      <w:rFonts w:eastAsia="Times New Roman"/>
      <w:b/>
      <w:lang w:eastAsia="de-DE"/>
    </w:rPr>
  </w:style>
  <w:style w:type="paragraph" w:customStyle="1" w:styleId="Bullets">
    <w:name w:val="Bullets"/>
    <w:basedOn w:val="Standard"/>
    <w:link w:val="BulletsChar"/>
    <w:rsid w:val="00ED6B96"/>
    <w:pPr>
      <w:numPr>
        <w:numId w:val="2"/>
      </w:numPr>
    </w:pPr>
    <w:rPr>
      <w:rFonts w:eastAsia="Times New Roman"/>
      <w:lang w:eastAsia="de-DE"/>
    </w:rPr>
  </w:style>
  <w:style w:type="character" w:customStyle="1" w:styleId="BulletsChar">
    <w:name w:val="Bullets Char"/>
    <w:link w:val="Bullets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table" w:customStyle="1" w:styleId="Copernicus">
    <w:name w:val="Copernicus"/>
    <w:basedOn w:val="NormaleTabelle"/>
    <w:rsid w:val="00ED6B96"/>
    <w:rPr>
      <w:rFonts w:ascii="Verdana" w:eastAsia="Times New Roman" w:hAnsi="Verdana"/>
      <w:sz w:val="19"/>
    </w:rPr>
    <w:tblPr>
      <w:tblStyleRowBandSize w:val="1"/>
      <w:tblStyleColBandSize w:val="1"/>
      <w:tblInd w:w="0" w:type="dxa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pPr>
        <w:jc w:val="left"/>
      </w:pPr>
      <w:rPr>
        <w:rFonts w:ascii="Verdana" w:hAnsi="Verdana"/>
        <w:b/>
        <w:i w:val="0"/>
        <w:sz w:val="19"/>
      </w:rPr>
      <w:tblPr/>
      <w:tcPr>
        <w:shd w:val="clear" w:color="auto" w:fill="BFBFBF"/>
      </w:tcPr>
    </w:tblStylePr>
    <w:tblStylePr w:type="lastRow">
      <w:pPr>
        <w:jc w:val="left"/>
      </w:pPr>
      <w:rPr>
        <w:rFonts w:ascii="Verdana" w:hAnsi="Verdana"/>
        <w:sz w:val="19"/>
      </w:rPr>
    </w:tblStylePr>
    <w:tblStylePr w:type="firstCol">
      <w:rPr>
        <w:rFonts w:ascii="Verdana" w:hAnsi="Verdana"/>
        <w:sz w:val="19"/>
      </w:rPr>
    </w:tblStylePr>
    <w:tblStylePr w:type="lastCol">
      <w:rPr>
        <w:rFonts w:ascii="Verdana" w:hAnsi="Verdana"/>
        <w:sz w:val="19"/>
      </w:rPr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</w:tcPr>
    </w:tblStylePr>
  </w:style>
  <w:style w:type="paragraph" w:styleId="Kopfzeile">
    <w:name w:val="header"/>
    <w:basedOn w:val="Standard"/>
    <w:link w:val="KopfzeileZchn"/>
    <w:rsid w:val="00ED6B96"/>
    <w:pPr>
      <w:tabs>
        <w:tab w:val="center" w:pos="4536"/>
        <w:tab w:val="right" w:pos="9072"/>
      </w:tabs>
    </w:pPr>
    <w:rPr>
      <w:rFonts w:eastAsia="Times New Roman"/>
      <w:lang w:eastAsia="de-DE"/>
    </w:rPr>
  </w:style>
  <w:style w:type="character" w:customStyle="1" w:styleId="berschrift1Zchn">
    <w:name w:val="Überschrift 1 Zchn"/>
    <w:link w:val="berschrift1"/>
    <w:rsid w:val="00075F28"/>
    <w:rPr>
      <w:rFonts w:ascii="Times New Roman" w:eastAsia="Times New Roman" w:hAnsi="Times New Roman" w:cs="Arial"/>
      <w:b/>
      <w:bCs/>
      <w:color w:val="000000"/>
      <w:kern w:val="32"/>
      <w:szCs w:val="32"/>
      <w:lang w:eastAsia="de-DE"/>
    </w:rPr>
  </w:style>
  <w:style w:type="character" w:customStyle="1" w:styleId="berschrift3Zchn">
    <w:name w:val="Überschrift 3 Zchn"/>
    <w:link w:val="berschrift3"/>
    <w:rsid w:val="005A4F32"/>
    <w:rPr>
      <w:rFonts w:ascii="Times New Roman" w:eastAsia="Times New Roman" w:hAnsi="Times New Roman" w:cs="Arial"/>
      <w:b/>
      <w:bCs/>
      <w:szCs w:val="26"/>
      <w:lang w:eastAsia="de-DE"/>
    </w:rPr>
  </w:style>
  <w:style w:type="character" w:customStyle="1" w:styleId="berschrift4Zchn">
    <w:name w:val="Überschrift 4 Zchn"/>
    <w:link w:val="berschrift4"/>
    <w:rsid w:val="00796A7F"/>
    <w:rPr>
      <w:rFonts w:ascii="Verdana" w:eastAsia="Times New Roman" w:hAnsi="Verdana" w:cs="Times New Roman"/>
      <w:b/>
      <w:bCs/>
      <w:sz w:val="19"/>
      <w:szCs w:val="28"/>
      <w:lang w:eastAsia="de-DE"/>
    </w:rPr>
  </w:style>
  <w:style w:type="character" w:customStyle="1" w:styleId="KopfzeileZchn">
    <w:name w:val="Kopfzeile Zchn"/>
    <w:link w:val="Kopfzeile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character" w:customStyle="1" w:styleId="berschrift2Zchn">
    <w:name w:val="Überschrift 2 Zchn"/>
    <w:link w:val="berschrift2"/>
    <w:rsid w:val="00E00339"/>
    <w:rPr>
      <w:rFonts w:ascii="Times New Roman" w:eastAsia="Times New Roman" w:hAnsi="Times New Roman" w:cs="Arial"/>
      <w:b/>
      <w:bCs/>
      <w:iCs/>
      <w:szCs w:val="28"/>
      <w:lang w:eastAsia="de-DE"/>
    </w:rPr>
  </w:style>
  <w:style w:type="character" w:styleId="Link">
    <w:name w:val="Hyperlink"/>
    <w:rsid w:val="00ED6B96"/>
    <w:rPr>
      <w:color w:val="0000FF"/>
      <w:u w:val="single"/>
    </w:rPr>
  </w:style>
  <w:style w:type="paragraph" w:customStyle="1" w:styleId="Kontakt">
    <w:name w:val="Kontakt"/>
    <w:basedOn w:val="Standard"/>
    <w:rsid w:val="00ED6B96"/>
    <w:pPr>
      <w:spacing w:line="160" w:lineRule="exact"/>
    </w:pPr>
    <w:rPr>
      <w:rFonts w:eastAsia="Times New Roman"/>
      <w:color w:val="808080"/>
      <w:sz w:val="13"/>
      <w:lang w:eastAsia="de-DE"/>
    </w:rPr>
  </w:style>
  <w:style w:type="paragraph" w:customStyle="1" w:styleId="Name">
    <w:name w:val="Name"/>
    <w:basedOn w:val="Standard"/>
    <w:rsid w:val="00ED6B96"/>
    <w:pPr>
      <w:spacing w:before="160" w:after="80"/>
    </w:pPr>
    <w:rPr>
      <w:rFonts w:ascii="Book Antiqua" w:eastAsia="Times New Roman" w:hAnsi="Book Antiqua"/>
      <w:color w:val="808080"/>
      <w:sz w:val="22"/>
      <w:lang w:eastAsia="de-DE"/>
    </w:rPr>
  </w:style>
  <w:style w:type="paragraph" w:customStyle="1" w:styleId="CopernicusWordtemplate">
    <w:name w:val="Copernicus_Word_template"/>
    <w:basedOn w:val="Standard"/>
    <w:link w:val="CopernicusWordtemplateChar"/>
    <w:rsid w:val="00B5719D"/>
    <w:rPr>
      <w:rFonts w:eastAsia="Times New Roman"/>
      <w:lang w:eastAsia="de-DE"/>
    </w:rPr>
  </w:style>
  <w:style w:type="character" w:customStyle="1" w:styleId="CopernicusWordtemplateChar">
    <w:name w:val="Copernicus_Word_template Char"/>
    <w:basedOn w:val="Absatz-Standardschriftart"/>
    <w:link w:val="CopernicusWordtemplate"/>
    <w:rsid w:val="00B5719D"/>
    <w:rPr>
      <w:rFonts w:ascii="Times New Roman" w:eastAsia="Times New Roman" w:hAnsi="Times New Roman"/>
      <w:sz w:val="24"/>
      <w:szCs w:val="24"/>
      <w:lang w:eastAsia="de-DE"/>
    </w:rPr>
  </w:style>
  <w:style w:type="character" w:styleId="Zeilennummer">
    <w:name w:val="line number"/>
    <w:basedOn w:val="Absatz-Standardschriftart"/>
    <w:uiPriority w:val="99"/>
    <w:semiHidden/>
    <w:unhideWhenUsed/>
    <w:rsid w:val="00D40CE0"/>
  </w:style>
  <w:style w:type="paragraph" w:customStyle="1" w:styleId="MStitle">
    <w:name w:val="MS title"/>
    <w:basedOn w:val="Standard"/>
    <w:link w:val="MStitleChar"/>
    <w:qFormat/>
    <w:rsid w:val="0091791F"/>
    <w:pPr>
      <w:spacing w:before="360" w:line="440" w:lineRule="exact"/>
      <w:contextualSpacing/>
    </w:pPr>
    <w:rPr>
      <w:rFonts w:eastAsia="Times New Roman"/>
      <w:b/>
      <w:sz w:val="34"/>
      <w:lang w:eastAsia="de-DE"/>
    </w:rPr>
  </w:style>
  <w:style w:type="paragraph" w:styleId="Listenabsatz">
    <w:name w:val="List Paragraph"/>
    <w:basedOn w:val="Standard"/>
    <w:uiPriority w:val="34"/>
    <w:rsid w:val="00B4015F"/>
    <w:pPr>
      <w:ind w:left="720"/>
      <w:contextualSpacing/>
    </w:pPr>
    <w:rPr>
      <w:rFonts w:eastAsia="Times New Roman"/>
      <w:lang w:eastAsia="de-DE"/>
    </w:rPr>
  </w:style>
  <w:style w:type="character" w:customStyle="1" w:styleId="MStitleChar">
    <w:name w:val="MS title Char"/>
    <w:basedOn w:val="Absatz-Standardschriftart"/>
    <w:link w:val="MStitle"/>
    <w:rsid w:val="0091791F"/>
    <w:rPr>
      <w:rFonts w:ascii="Times New Roman" w:eastAsia="Times New Roman" w:hAnsi="Times New Roman"/>
      <w:b/>
      <w:sz w:val="34"/>
      <w:szCs w:val="24"/>
      <w:lang w:eastAsia="de-DE"/>
    </w:rPr>
  </w:style>
  <w:style w:type="paragraph" w:customStyle="1" w:styleId="Affiliation">
    <w:name w:val="Affiliation"/>
    <w:basedOn w:val="Standard"/>
    <w:link w:val="AffiliationChar"/>
    <w:qFormat/>
    <w:rsid w:val="00450DB9"/>
    <w:pPr>
      <w:spacing w:before="120"/>
      <w:contextualSpacing/>
    </w:pPr>
    <w:rPr>
      <w:rFonts w:eastAsia="Times New Roman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3D5288"/>
    <w:rPr>
      <w:color w:val="808080"/>
    </w:rPr>
  </w:style>
  <w:style w:type="character" w:customStyle="1" w:styleId="AffiliationChar">
    <w:name w:val="Affiliation Char"/>
    <w:basedOn w:val="Absatz-Standardschriftart"/>
    <w:link w:val="Affiliation"/>
    <w:rsid w:val="00450DB9"/>
    <w:rPr>
      <w:rFonts w:ascii="Times New Roman" w:eastAsia="Times New Roman" w:hAnsi="Times New Roman"/>
      <w:szCs w:val="24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D5288"/>
    <w:rPr>
      <w:rFonts w:ascii="Tahoma" w:eastAsia="Times New Roman" w:hAnsi="Tahoma" w:cs="Tahoma"/>
      <w:sz w:val="16"/>
      <w:szCs w:val="16"/>
      <w:lang w:eastAsia="de-DE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D5288"/>
    <w:rPr>
      <w:rFonts w:ascii="Tahoma" w:eastAsia="Times New Roman" w:hAnsi="Tahoma" w:cs="Tahoma"/>
      <w:sz w:val="16"/>
      <w:szCs w:val="16"/>
      <w:lang w:eastAsia="de-DE"/>
    </w:rPr>
  </w:style>
  <w:style w:type="paragraph" w:customStyle="1" w:styleId="Equation">
    <w:name w:val="Equation"/>
    <w:basedOn w:val="Standard"/>
    <w:link w:val="EquationChar"/>
    <w:rsid w:val="00C35812"/>
    <w:pPr>
      <w:spacing w:before="120" w:after="120"/>
    </w:pPr>
    <w:rPr>
      <w:rFonts w:ascii="Cambria Math" w:eastAsia="Times New Roman" w:hAnsi="Cambria Math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3A4FB4"/>
    <w:pPr>
      <w:spacing w:after="200"/>
    </w:pPr>
    <w:rPr>
      <w:rFonts w:eastAsia="Times New Roman"/>
      <w:b/>
      <w:bCs/>
      <w:sz w:val="18"/>
      <w:szCs w:val="18"/>
      <w:lang w:eastAsia="de-DE"/>
    </w:rPr>
  </w:style>
  <w:style w:type="character" w:customStyle="1" w:styleId="EquationChar">
    <w:name w:val="Equation Char"/>
    <w:basedOn w:val="Absatz-Standardschriftart"/>
    <w:link w:val="Equation"/>
    <w:rsid w:val="00C35812"/>
    <w:rPr>
      <w:rFonts w:ascii="Cambria Math" w:eastAsia="Times New Roman" w:hAnsi="Cambria Math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6D0C96"/>
    <w:pPr>
      <w:tabs>
        <w:tab w:val="center" w:pos="4513"/>
        <w:tab w:val="right" w:pos="9026"/>
      </w:tabs>
    </w:pPr>
    <w:rPr>
      <w:rFonts w:eastAsia="Times New Roman"/>
      <w:lang w:eastAsia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6D0C96"/>
    <w:rPr>
      <w:rFonts w:ascii="Times New Roman" w:eastAsia="Times New Roman" w:hAnsi="Times New Roman"/>
      <w:szCs w:val="24"/>
      <w:lang w:eastAsia="de-DE"/>
    </w:rPr>
  </w:style>
  <w:style w:type="paragraph" w:customStyle="1" w:styleId="Correspondence">
    <w:name w:val="Correspondence"/>
    <w:basedOn w:val="Standard"/>
    <w:link w:val="CorrespondenceChar"/>
    <w:qFormat/>
    <w:rsid w:val="008E213F"/>
    <w:pPr>
      <w:spacing w:before="120" w:after="360"/>
    </w:pPr>
    <w:rPr>
      <w:rFonts w:eastAsia="Times New Roman"/>
      <w:lang w:eastAsia="de-DE"/>
    </w:rPr>
  </w:style>
  <w:style w:type="character" w:customStyle="1" w:styleId="CorrespondenceChar">
    <w:name w:val="Correspondence Char"/>
    <w:basedOn w:val="Absatz-Standardschriftart"/>
    <w:link w:val="Correspondence"/>
    <w:rsid w:val="008E213F"/>
    <w:rPr>
      <w:rFonts w:ascii="Times New Roman" w:eastAsia="Times New Roman" w:hAnsi="Times New Roman"/>
      <w:szCs w:val="24"/>
      <w:lang w:eastAsia="de-DE"/>
    </w:rPr>
  </w:style>
  <w:style w:type="paragraph" w:customStyle="1" w:styleId="Authors">
    <w:name w:val="Authors"/>
    <w:basedOn w:val="Standard"/>
    <w:link w:val="AuthorsChar"/>
    <w:qFormat/>
    <w:rsid w:val="00BD0523"/>
    <w:pPr>
      <w:spacing w:before="180"/>
      <w:contextualSpacing/>
    </w:pPr>
    <w:rPr>
      <w:rFonts w:eastAsia="Times New Roman"/>
      <w:lang w:eastAsia="de-DE"/>
    </w:rPr>
  </w:style>
  <w:style w:type="character" w:customStyle="1" w:styleId="AuthorsChar">
    <w:name w:val="Authors Char"/>
    <w:basedOn w:val="Absatz-Standardschriftart"/>
    <w:link w:val="Authors"/>
    <w:rsid w:val="00BD0523"/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ndNoteBibliographyTitle">
    <w:name w:val="EndNote Bibliography Title"/>
    <w:basedOn w:val="Standard"/>
    <w:rsid w:val="000B679B"/>
    <w:pPr>
      <w:jc w:val="center"/>
    </w:pPr>
    <w:rPr>
      <w:rFonts w:eastAsia="Times New Roman"/>
      <w:sz w:val="18"/>
      <w:lang w:val="de-DE" w:eastAsia="de-DE"/>
    </w:rPr>
  </w:style>
  <w:style w:type="paragraph" w:customStyle="1" w:styleId="EndNoteBibliography">
    <w:name w:val="EndNote Bibliography"/>
    <w:basedOn w:val="Standard"/>
    <w:rsid w:val="000B679B"/>
    <w:pPr>
      <w:spacing w:line="240" w:lineRule="auto"/>
    </w:pPr>
    <w:rPr>
      <w:rFonts w:eastAsia="Times New Roman"/>
      <w:sz w:val="18"/>
      <w:lang w:val="de-DE" w:eastAsia="de-D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3C774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C774C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C774C"/>
    <w:rPr>
      <w:rFonts w:ascii="Times New Roman" w:hAnsi="Times New Roman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C774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C774C"/>
    <w:rPr>
      <w:rFonts w:ascii="Times New Roman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microsoft.com/office/2011/relationships/commentsExtended" Target="commentsExtended.xml"/><Relationship Id="rId20" Type="http://schemas.openxmlformats.org/officeDocument/2006/relationships/fontTable" Target="fontTable.xml"/><Relationship Id="rId21" Type="http://schemas.microsoft.com/office/2011/relationships/people" Target="people.xml"/><Relationship Id="rId22" Type="http://schemas.openxmlformats.org/officeDocument/2006/relationships/theme" Target="theme/theme1.xml"/><Relationship Id="rId23" Type="http://schemas.microsoft.com/office/2016/09/relationships/commentsIds" Target="commentsIds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CopernicusTemplates\Free-Forms\Blank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pernicus_Word_templat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90040F-97C2-2C4A-A0DD-EF3FE8E0D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C:\CopernicusTemplates\Free-Forms\Blank.dotm</Template>
  <TotalTime>0</TotalTime>
  <Pages>16</Pages>
  <Words>5767</Words>
  <Characters>36339</Characters>
  <Application>Microsoft Macintosh Word</Application>
  <DocSecurity>0</DocSecurity>
  <Lines>302</Lines>
  <Paragraphs>84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Blank</vt:lpstr>
    </vt:vector>
  </TitlesOfParts>
  <Company>Copernicus Gesellschaft mbH</Company>
  <LinksUpToDate>false</LinksUpToDate>
  <CharactersWithSpaces>42022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</dc:title>
  <dc:creator>Martin Rasmussen</dc:creator>
  <cp:lastModifiedBy>robin</cp:lastModifiedBy>
  <cp:revision>24</cp:revision>
  <cp:lastPrinted>2016-02-01T07:21:00Z</cp:lastPrinted>
  <dcterms:created xsi:type="dcterms:W3CDTF">2020-01-02T10:02:00Z</dcterms:created>
  <dcterms:modified xsi:type="dcterms:W3CDTF">2020-01-13T17:36:00Z</dcterms:modified>
</cp:coreProperties>
</file>